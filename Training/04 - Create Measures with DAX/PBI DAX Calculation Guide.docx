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16du="http://schemas.microsoft.com/office/word/2023/wordml/word16du" mc:Ignorable="w14 w15 w16se w16cid w16 w16cex w16sdtdh wp14">
  <w:body>
    <w:p w:rsidRPr="00554023" w:rsidR="00554023" w:rsidP="00EA3F76" w:rsidRDefault="00554023" w14:paraId="2481E2FB" w14:textId="77777777">
      <w:pPr>
        <w:spacing w:before="3120"/>
        <w:jc w:val="center"/>
        <w:rPr>
          <w:color w:val="7A00E6" w:themeColor="accent2"/>
          <w:sz w:val="56"/>
          <w:szCs w:val="144"/>
        </w:rPr>
      </w:pPr>
      <w:r w:rsidRPr="00554023">
        <w:rPr>
          <w:color w:val="7A00E6" w:themeColor="accent2"/>
          <w:sz w:val="56"/>
          <w:szCs w:val="144"/>
        </w:rPr>
        <w:t>•</w:t>
      </w:r>
    </w:p>
    <w:p w:rsidRPr="000F465E" w:rsidR="000F465E" w:rsidP="000F465E" w:rsidRDefault="000F465E" w14:paraId="03FC1E88" w14:textId="77777777">
      <w:pPr>
        <w:pStyle w:val="Title"/>
        <w:rPr>
          <w:rFonts w:ascii="Sanofi Sans" w:hAnsi="Sanofi Sans"/>
        </w:rPr>
      </w:pPr>
      <w:r w:rsidRPr="000F465E">
        <w:rPr>
          <w:rFonts w:ascii="Sanofi Sans" w:hAnsi="Sanofi Sans"/>
        </w:rPr>
        <w:t xml:space="preserve">Power BI </w:t>
      </w:r>
    </w:p>
    <w:p w:rsidRPr="000F465E" w:rsidR="000F465E" w:rsidP="000F465E" w:rsidRDefault="000F465E" w14:paraId="52E712C4" w14:textId="079F43E3">
      <w:pPr>
        <w:pStyle w:val="Title"/>
        <w:rPr>
          <w:rFonts w:ascii="Sanofi Sans" w:hAnsi="Sanofi Sans"/>
        </w:rPr>
      </w:pPr>
      <w:r w:rsidRPr="000F465E">
        <w:rPr>
          <w:rFonts w:ascii="Sanofi Sans" w:hAnsi="Sanofi Sans"/>
        </w:rPr>
        <w:t>DAX Calculation</w:t>
      </w:r>
    </w:p>
    <w:p w:rsidRPr="00B359E5" w:rsidR="00554023" w:rsidP="00B359E5" w:rsidRDefault="000F465E" w14:paraId="2343A2FD" w14:textId="3CCC399D">
      <w:pPr>
        <w:pStyle w:val="TitleSub"/>
      </w:pPr>
      <w:r>
        <w:t>Best Practices and Guidelines</w:t>
      </w:r>
    </w:p>
    <w:p w:rsidRPr="00554023" w:rsidR="00554023" w:rsidP="00554023" w:rsidRDefault="00554023" w14:paraId="74D0780F" w14:textId="77777777">
      <w:pPr>
        <w:jc w:val="center"/>
        <w:rPr>
          <w:color w:val="7A00E6" w:themeColor="accent2"/>
          <w:sz w:val="56"/>
          <w:szCs w:val="144"/>
        </w:rPr>
      </w:pPr>
      <w:r w:rsidRPr="00554023">
        <w:rPr>
          <w:color w:val="7A00E6" w:themeColor="accent2"/>
          <w:sz w:val="56"/>
          <w:szCs w:val="144"/>
        </w:rPr>
        <w:t>•</w:t>
      </w:r>
    </w:p>
    <w:sdt>
      <w:sdtPr>
        <w:rPr>
          <w:rFonts w:ascii="Sanofi Sans" w:hAnsi="Sanofi Sans"/>
          <w:sz w:val="22"/>
          <w:szCs w:val="22"/>
        </w:rPr>
        <w:id w:val="-998036139"/>
        <w:placeholder>
          <w:docPart w:val="9EEA3861DF0746DBA4EBA34777FC6E90"/>
        </w:placeholder>
        <w:date w:fullDate="2022-11-01T00:00:00Z">
          <w:dateFormat w:val="MMMM d, yyyy"/>
          <w:lid w:val="en-US"/>
          <w:storeMappedDataAs w:val="dateTime"/>
          <w:calendar w:val="gregorian"/>
        </w:date>
      </w:sdtPr>
      <w:sdtEndPr/>
      <w:sdtContent>
        <w:p w:rsidRPr="000F465E" w:rsidR="00C45E2A" w:rsidP="007014FA" w:rsidRDefault="000F465E" w14:paraId="7C9AC178" w14:textId="67BD53FF">
          <w:pPr>
            <w:pStyle w:val="Date"/>
            <w:jc w:val="center"/>
            <w:rPr>
              <w:rFonts w:ascii="Sanofi Sans" w:hAnsi="Sanofi Sans"/>
              <w:sz w:val="22"/>
              <w:szCs w:val="22"/>
            </w:rPr>
          </w:pPr>
          <w:r w:rsidRPr="000F465E">
            <w:rPr>
              <w:rFonts w:ascii="Sanofi Sans" w:hAnsi="Sanofi Sans"/>
              <w:sz w:val="22"/>
              <w:szCs w:val="22"/>
            </w:rPr>
            <w:t>November 1, 2022</w:t>
          </w:r>
        </w:p>
      </w:sdtContent>
    </w:sdt>
    <w:p w:rsidR="00C45E2A" w:rsidP="00F405F5" w:rsidRDefault="00C45E2A" w14:paraId="57FD19B2" w14:textId="77777777">
      <w:pPr>
        <w:jc w:val="center"/>
      </w:pPr>
      <w:r>
        <w:br w:type="page"/>
      </w:r>
    </w:p>
    <w:p w:rsidR="0017473D" w:rsidP="00302529" w:rsidRDefault="0017473D" w14:paraId="23CF9A4E" w14:textId="77777777">
      <w:pPr>
        <w:pStyle w:val="Contents"/>
      </w:pPr>
      <w:r w:rsidRPr="00302529">
        <w:t>Contents</w:t>
      </w:r>
    </w:p>
    <w:p w:rsidR="001E4636" w:rsidP="00DC1557" w:rsidRDefault="002B0925" w14:paraId="5604CF6E" w14:textId="0D9FF900">
      <w:pPr>
        <w:pStyle w:val="TOC1"/>
        <w:spacing w:after="120"/>
        <w:rPr>
          <w:rFonts w:asciiTheme="minorHAnsi" w:hAnsiTheme="minorHAnsi" w:eastAsiaTheme="minorEastAsia"/>
          <w:noProof/>
          <w:sz w:val="22"/>
          <w:szCs w:val="22"/>
        </w:rPr>
      </w:pPr>
      <w:r>
        <w:fldChar w:fldCharType="begin"/>
      </w:r>
      <w:r>
        <w:instrText xml:space="preserve"> TOC \o "1-1" \t "Heading 1 Sub,2" </w:instrText>
      </w:r>
      <w:r>
        <w:fldChar w:fldCharType="separate"/>
      </w:r>
      <w:r w:rsidR="001E4636">
        <w:rPr>
          <w:noProof/>
        </w:rPr>
        <w:t>1.</w:t>
      </w:r>
      <w:r w:rsidR="001E4636">
        <w:rPr>
          <w:rFonts w:asciiTheme="minorHAnsi" w:hAnsiTheme="minorHAnsi" w:eastAsiaTheme="minorEastAsia"/>
          <w:noProof/>
          <w:sz w:val="22"/>
          <w:szCs w:val="22"/>
        </w:rPr>
        <w:tab/>
      </w:r>
      <w:r w:rsidR="001E4636">
        <w:rPr>
          <w:noProof/>
        </w:rPr>
        <w:t>Objective</w:t>
      </w:r>
      <w:r w:rsidR="001E4636">
        <w:rPr>
          <w:noProof/>
        </w:rPr>
        <w:tab/>
      </w:r>
      <w:r w:rsidRPr="00D16DB0" w:rsidR="001E4636">
        <w:rPr>
          <w:rFonts w:ascii="Sanofi Sans" w:hAnsi="Sanofi Sans"/>
          <w:noProof/>
        </w:rPr>
        <w:fldChar w:fldCharType="begin"/>
      </w:r>
      <w:r w:rsidRPr="00D16DB0" w:rsidR="001E4636">
        <w:rPr>
          <w:rFonts w:ascii="Sanofi Sans" w:hAnsi="Sanofi Sans"/>
          <w:noProof/>
        </w:rPr>
        <w:instrText xml:space="preserve"> PAGEREF _Toc118888662 \h </w:instrText>
      </w:r>
      <w:r w:rsidRPr="00D16DB0" w:rsidR="001E4636">
        <w:rPr>
          <w:rFonts w:ascii="Sanofi Sans" w:hAnsi="Sanofi Sans"/>
          <w:noProof/>
        </w:rPr>
      </w:r>
      <w:r w:rsidRPr="00D16DB0" w:rsidR="001E4636">
        <w:rPr>
          <w:rFonts w:ascii="Sanofi Sans" w:hAnsi="Sanofi Sans"/>
          <w:noProof/>
        </w:rPr>
        <w:fldChar w:fldCharType="separate"/>
      </w:r>
      <w:r w:rsidR="006776F7">
        <w:rPr>
          <w:rFonts w:ascii="Sanofi Sans" w:hAnsi="Sanofi Sans"/>
          <w:noProof/>
        </w:rPr>
        <w:t>3</w:t>
      </w:r>
      <w:r w:rsidRPr="00D16DB0" w:rsidR="001E4636">
        <w:rPr>
          <w:rFonts w:ascii="Sanofi Sans" w:hAnsi="Sanofi Sans"/>
          <w:noProof/>
        </w:rPr>
        <w:fldChar w:fldCharType="end"/>
      </w:r>
    </w:p>
    <w:p w:rsidRPr="001E4636" w:rsidR="001E4636" w:rsidP="00DC1557" w:rsidRDefault="001E4636" w14:paraId="1196970A" w14:textId="2729B49F">
      <w:pPr>
        <w:pStyle w:val="TOC1"/>
        <w:spacing w:after="120"/>
        <w:rPr>
          <w:rFonts w:ascii="Sanofi Sans" w:hAnsi="Sanofi Sans" w:eastAsiaTheme="minorEastAsia"/>
          <w:noProof/>
          <w:sz w:val="22"/>
          <w:szCs w:val="22"/>
        </w:rPr>
      </w:pPr>
      <w:r w:rsidRPr="001E4636">
        <w:rPr>
          <w:rFonts w:ascii="Sanofi Sans" w:hAnsi="Sanofi Sans"/>
          <w:noProof/>
        </w:rPr>
        <w:t>2.</w:t>
      </w:r>
      <w:r w:rsidRPr="001E4636">
        <w:rPr>
          <w:rFonts w:ascii="Sanofi Sans" w:hAnsi="Sanofi Sans" w:eastAsiaTheme="minorEastAsia"/>
          <w:noProof/>
          <w:sz w:val="22"/>
          <w:szCs w:val="22"/>
        </w:rPr>
        <w:tab/>
      </w:r>
      <w:r w:rsidRPr="001E4636">
        <w:rPr>
          <w:rFonts w:ascii="Sanofi Sans" w:hAnsi="Sanofi Sans"/>
          <w:noProof/>
        </w:rPr>
        <w:t>Introduction</w:t>
      </w:r>
      <w:r w:rsidRPr="001E4636">
        <w:rPr>
          <w:rFonts w:ascii="Sanofi Sans" w:hAnsi="Sanofi Sans"/>
          <w:noProof/>
        </w:rPr>
        <w:tab/>
      </w:r>
      <w:r w:rsidRPr="001E4636">
        <w:rPr>
          <w:rFonts w:ascii="Sanofi Sans" w:hAnsi="Sanofi Sans"/>
          <w:noProof/>
        </w:rPr>
        <w:fldChar w:fldCharType="begin"/>
      </w:r>
      <w:r w:rsidRPr="001E4636">
        <w:rPr>
          <w:rFonts w:ascii="Sanofi Sans" w:hAnsi="Sanofi Sans"/>
          <w:noProof/>
        </w:rPr>
        <w:instrText xml:space="preserve"> PAGEREF _Toc118888663 \h </w:instrText>
      </w:r>
      <w:r w:rsidRPr="001E4636">
        <w:rPr>
          <w:rFonts w:ascii="Sanofi Sans" w:hAnsi="Sanofi Sans"/>
          <w:noProof/>
        </w:rPr>
      </w:r>
      <w:r w:rsidRPr="001E4636">
        <w:rPr>
          <w:rFonts w:ascii="Sanofi Sans" w:hAnsi="Sanofi Sans"/>
          <w:noProof/>
        </w:rPr>
        <w:fldChar w:fldCharType="separate"/>
      </w:r>
      <w:r w:rsidR="006776F7">
        <w:rPr>
          <w:rFonts w:ascii="Sanofi Sans" w:hAnsi="Sanofi Sans"/>
          <w:noProof/>
        </w:rPr>
        <w:t>4</w:t>
      </w:r>
      <w:r w:rsidRPr="001E4636">
        <w:rPr>
          <w:rFonts w:ascii="Sanofi Sans" w:hAnsi="Sanofi Sans"/>
          <w:noProof/>
        </w:rPr>
        <w:fldChar w:fldCharType="end"/>
      </w:r>
    </w:p>
    <w:p w:rsidRPr="001E4636" w:rsidR="001E4636" w:rsidP="00DC1557" w:rsidRDefault="001E4636" w14:paraId="592D1992" w14:textId="16DF612E">
      <w:pPr>
        <w:pStyle w:val="TOC1"/>
        <w:spacing w:after="120"/>
        <w:rPr>
          <w:rFonts w:ascii="Sanofi Sans" w:hAnsi="Sanofi Sans" w:eastAsiaTheme="minorEastAsia"/>
          <w:noProof/>
          <w:sz w:val="22"/>
          <w:szCs w:val="22"/>
        </w:rPr>
      </w:pPr>
      <w:r w:rsidRPr="001E4636">
        <w:rPr>
          <w:rFonts w:ascii="Sanofi Sans" w:hAnsi="Sanofi Sans"/>
          <w:noProof/>
        </w:rPr>
        <w:t>3.</w:t>
      </w:r>
      <w:r w:rsidRPr="001E4636">
        <w:rPr>
          <w:rFonts w:ascii="Sanofi Sans" w:hAnsi="Sanofi Sans" w:eastAsiaTheme="minorEastAsia"/>
          <w:noProof/>
          <w:sz w:val="22"/>
          <w:szCs w:val="22"/>
        </w:rPr>
        <w:tab/>
      </w:r>
      <w:r w:rsidRPr="001E4636">
        <w:rPr>
          <w:rFonts w:ascii="Sanofi Sans" w:hAnsi="Sanofi Sans"/>
          <w:noProof/>
        </w:rPr>
        <w:t>DAX Engines</w:t>
      </w:r>
      <w:r w:rsidRPr="001E4636">
        <w:rPr>
          <w:rFonts w:ascii="Sanofi Sans" w:hAnsi="Sanofi Sans"/>
          <w:noProof/>
        </w:rPr>
        <w:tab/>
      </w:r>
      <w:r w:rsidRPr="001E4636">
        <w:rPr>
          <w:rFonts w:ascii="Sanofi Sans" w:hAnsi="Sanofi Sans"/>
          <w:noProof/>
        </w:rPr>
        <w:fldChar w:fldCharType="begin"/>
      </w:r>
      <w:r w:rsidRPr="001E4636">
        <w:rPr>
          <w:rFonts w:ascii="Sanofi Sans" w:hAnsi="Sanofi Sans"/>
          <w:noProof/>
        </w:rPr>
        <w:instrText xml:space="preserve"> PAGEREF _Toc118888664 \h </w:instrText>
      </w:r>
      <w:r w:rsidRPr="001E4636">
        <w:rPr>
          <w:rFonts w:ascii="Sanofi Sans" w:hAnsi="Sanofi Sans"/>
          <w:noProof/>
        </w:rPr>
      </w:r>
      <w:r w:rsidR="004E588C">
        <w:rPr>
          <w:rFonts w:ascii="Sanofi Sans" w:hAnsi="Sanofi Sans"/>
          <w:noProof/>
        </w:rPr>
        <w:fldChar w:fldCharType="separate"/>
      </w:r>
      <w:r w:rsidRPr="001E4636">
        <w:rPr>
          <w:rFonts w:ascii="Sanofi Sans" w:hAnsi="Sanofi Sans"/>
          <w:noProof/>
        </w:rPr>
        <w:fldChar w:fldCharType="end"/>
      </w:r>
    </w:p>
    <w:p w:rsidRPr="001E4636" w:rsidR="001E4636" w:rsidP="00DC1557" w:rsidRDefault="001E4636" w14:paraId="323AE60F" w14:textId="129FD005">
      <w:pPr>
        <w:pStyle w:val="TOC1"/>
        <w:spacing w:after="120"/>
        <w:rPr>
          <w:rFonts w:ascii="Sanofi Sans" w:hAnsi="Sanofi Sans" w:eastAsiaTheme="minorEastAsia"/>
          <w:noProof/>
          <w:sz w:val="22"/>
          <w:szCs w:val="22"/>
        </w:rPr>
      </w:pPr>
      <w:r w:rsidRPr="001E4636">
        <w:rPr>
          <w:rFonts w:ascii="Sanofi Sans" w:hAnsi="Sanofi Sans"/>
          <w:noProof/>
        </w:rPr>
        <w:t>4.</w:t>
      </w:r>
      <w:r w:rsidRPr="001E4636">
        <w:rPr>
          <w:rFonts w:ascii="Sanofi Sans" w:hAnsi="Sanofi Sans" w:eastAsiaTheme="minorEastAsia"/>
          <w:noProof/>
          <w:sz w:val="22"/>
          <w:szCs w:val="22"/>
        </w:rPr>
        <w:tab/>
      </w:r>
      <w:r w:rsidRPr="001E4636">
        <w:rPr>
          <w:rFonts w:ascii="Sanofi Sans" w:hAnsi="Sanofi Sans"/>
          <w:noProof/>
        </w:rPr>
        <w:t>Data and Storage Types</w:t>
      </w:r>
      <w:r w:rsidRPr="001E4636">
        <w:rPr>
          <w:rFonts w:ascii="Sanofi Sans" w:hAnsi="Sanofi Sans"/>
          <w:noProof/>
        </w:rPr>
        <w:tab/>
      </w:r>
      <w:r w:rsidRPr="001E4636">
        <w:rPr>
          <w:rFonts w:ascii="Sanofi Sans" w:hAnsi="Sanofi Sans"/>
          <w:noProof/>
        </w:rPr>
        <w:fldChar w:fldCharType="begin"/>
      </w:r>
      <w:r w:rsidRPr="001E4636">
        <w:rPr>
          <w:rFonts w:ascii="Sanofi Sans" w:hAnsi="Sanofi Sans"/>
          <w:noProof/>
        </w:rPr>
        <w:instrText xml:space="preserve"> PAGEREF _Toc118888665 \h </w:instrText>
      </w:r>
      <w:r w:rsidRPr="001E4636">
        <w:rPr>
          <w:rFonts w:ascii="Sanofi Sans" w:hAnsi="Sanofi Sans"/>
          <w:noProof/>
        </w:rPr>
      </w:r>
      <w:r w:rsidR="004E588C">
        <w:rPr>
          <w:rFonts w:ascii="Sanofi Sans" w:hAnsi="Sanofi Sans"/>
          <w:noProof/>
        </w:rPr>
        <w:fldChar w:fldCharType="separate"/>
      </w:r>
      <w:r w:rsidRPr="001E4636">
        <w:rPr>
          <w:rFonts w:ascii="Sanofi Sans" w:hAnsi="Sanofi Sans"/>
          <w:noProof/>
        </w:rPr>
        <w:fldChar w:fldCharType="end"/>
      </w:r>
    </w:p>
    <w:p w:rsidRPr="001E4636" w:rsidR="001E4636" w:rsidP="00DC1557" w:rsidRDefault="001E4636" w14:paraId="18989622" w14:textId="17FC0D09">
      <w:pPr>
        <w:pStyle w:val="TOC1"/>
        <w:spacing w:after="120"/>
        <w:rPr>
          <w:rFonts w:ascii="Sanofi Sans" w:hAnsi="Sanofi Sans" w:eastAsiaTheme="minorEastAsia"/>
          <w:noProof/>
          <w:sz w:val="22"/>
          <w:szCs w:val="22"/>
        </w:rPr>
      </w:pPr>
      <w:r w:rsidRPr="001E4636">
        <w:rPr>
          <w:rFonts w:ascii="Sanofi Sans" w:hAnsi="Sanofi Sans"/>
          <w:noProof/>
        </w:rPr>
        <w:t>5.</w:t>
      </w:r>
      <w:r w:rsidRPr="001E4636">
        <w:rPr>
          <w:rFonts w:ascii="Sanofi Sans" w:hAnsi="Sanofi Sans" w:eastAsiaTheme="minorEastAsia"/>
          <w:noProof/>
          <w:sz w:val="22"/>
          <w:szCs w:val="22"/>
        </w:rPr>
        <w:tab/>
      </w:r>
      <w:r w:rsidRPr="001E4636">
        <w:rPr>
          <w:rFonts w:ascii="Sanofi Sans" w:hAnsi="Sanofi Sans"/>
          <w:noProof/>
        </w:rPr>
        <w:t>DAX Syntax</w:t>
      </w:r>
      <w:r w:rsidRPr="001E4636">
        <w:rPr>
          <w:rFonts w:ascii="Sanofi Sans" w:hAnsi="Sanofi Sans"/>
          <w:noProof/>
        </w:rPr>
        <w:tab/>
      </w:r>
      <w:r w:rsidRPr="001E4636">
        <w:rPr>
          <w:rFonts w:ascii="Sanofi Sans" w:hAnsi="Sanofi Sans"/>
          <w:noProof/>
        </w:rPr>
        <w:fldChar w:fldCharType="begin"/>
      </w:r>
      <w:r w:rsidRPr="001E4636">
        <w:rPr>
          <w:rFonts w:ascii="Sanofi Sans" w:hAnsi="Sanofi Sans"/>
          <w:noProof/>
        </w:rPr>
        <w:instrText xml:space="preserve"> PAGEREF _Toc118888666 \h </w:instrText>
      </w:r>
      <w:r w:rsidRPr="001E4636">
        <w:rPr>
          <w:rFonts w:ascii="Sanofi Sans" w:hAnsi="Sanofi Sans"/>
          <w:noProof/>
        </w:rPr>
      </w:r>
      <w:r w:rsidR="004E588C">
        <w:rPr>
          <w:rFonts w:ascii="Sanofi Sans" w:hAnsi="Sanofi Sans"/>
          <w:noProof/>
        </w:rPr>
        <w:fldChar w:fldCharType="separate"/>
      </w:r>
      <w:r w:rsidRPr="001E4636">
        <w:rPr>
          <w:rFonts w:ascii="Sanofi Sans" w:hAnsi="Sanofi Sans"/>
          <w:noProof/>
        </w:rPr>
        <w:fldChar w:fldCharType="end"/>
      </w:r>
    </w:p>
    <w:p w:rsidRPr="001E4636" w:rsidR="001E4636" w:rsidP="00DC1557" w:rsidRDefault="001E4636" w14:paraId="30C4512C" w14:textId="3B8CD51B">
      <w:pPr>
        <w:pStyle w:val="TOC1"/>
        <w:spacing w:after="120"/>
        <w:rPr>
          <w:rFonts w:ascii="Sanofi Sans" w:hAnsi="Sanofi Sans" w:eastAsiaTheme="minorEastAsia"/>
          <w:noProof/>
          <w:sz w:val="22"/>
          <w:szCs w:val="22"/>
        </w:rPr>
      </w:pPr>
      <w:r w:rsidRPr="001E4636">
        <w:rPr>
          <w:rFonts w:ascii="Sanofi Sans" w:hAnsi="Sanofi Sans"/>
          <w:noProof/>
        </w:rPr>
        <w:t>6.</w:t>
      </w:r>
      <w:r w:rsidRPr="001E4636">
        <w:rPr>
          <w:rFonts w:ascii="Sanofi Sans" w:hAnsi="Sanofi Sans" w:eastAsiaTheme="minorEastAsia"/>
          <w:noProof/>
          <w:sz w:val="22"/>
          <w:szCs w:val="22"/>
        </w:rPr>
        <w:tab/>
      </w:r>
      <w:r w:rsidRPr="001E4636">
        <w:rPr>
          <w:rFonts w:ascii="Sanofi Sans" w:hAnsi="Sanofi Sans"/>
          <w:noProof/>
        </w:rPr>
        <w:t>DAX Common Functions</w:t>
      </w:r>
      <w:r w:rsidRPr="001E4636">
        <w:rPr>
          <w:rFonts w:ascii="Sanofi Sans" w:hAnsi="Sanofi Sans"/>
          <w:noProof/>
        </w:rPr>
        <w:tab/>
      </w:r>
      <w:r w:rsidRPr="001E4636">
        <w:rPr>
          <w:rFonts w:ascii="Sanofi Sans" w:hAnsi="Sanofi Sans"/>
          <w:noProof/>
        </w:rPr>
        <w:fldChar w:fldCharType="begin"/>
      </w:r>
      <w:r w:rsidRPr="001E4636">
        <w:rPr>
          <w:rFonts w:ascii="Sanofi Sans" w:hAnsi="Sanofi Sans"/>
          <w:noProof/>
        </w:rPr>
        <w:instrText xml:space="preserve"> PAGEREF _Toc118888667 \h </w:instrText>
      </w:r>
      <w:r w:rsidRPr="001E4636">
        <w:rPr>
          <w:rFonts w:ascii="Sanofi Sans" w:hAnsi="Sanofi Sans"/>
          <w:noProof/>
        </w:rPr>
      </w:r>
      <w:r w:rsidR="004E588C">
        <w:rPr>
          <w:rFonts w:ascii="Sanofi Sans" w:hAnsi="Sanofi Sans"/>
          <w:noProof/>
        </w:rPr>
        <w:fldChar w:fldCharType="separate"/>
      </w:r>
      <w:r w:rsidRPr="001E4636">
        <w:rPr>
          <w:rFonts w:ascii="Sanofi Sans" w:hAnsi="Sanofi Sans"/>
          <w:noProof/>
        </w:rPr>
        <w:fldChar w:fldCharType="end"/>
      </w:r>
    </w:p>
    <w:p w:rsidRPr="001E4636" w:rsidR="001E4636" w:rsidP="00DC1557" w:rsidRDefault="001E4636" w14:paraId="766ACF03" w14:textId="24D8478C">
      <w:pPr>
        <w:pStyle w:val="TOC1"/>
        <w:spacing w:after="120"/>
        <w:rPr>
          <w:rFonts w:ascii="Sanofi Sans" w:hAnsi="Sanofi Sans" w:eastAsiaTheme="minorEastAsia"/>
          <w:noProof/>
          <w:sz w:val="22"/>
          <w:szCs w:val="22"/>
        </w:rPr>
      </w:pPr>
      <w:r w:rsidRPr="001E4636">
        <w:rPr>
          <w:rFonts w:ascii="Sanofi Sans" w:hAnsi="Sanofi Sans"/>
          <w:noProof/>
        </w:rPr>
        <w:t>7.</w:t>
      </w:r>
      <w:r w:rsidRPr="001E4636">
        <w:rPr>
          <w:rFonts w:ascii="Sanofi Sans" w:hAnsi="Sanofi Sans" w:eastAsiaTheme="minorEastAsia"/>
          <w:noProof/>
          <w:sz w:val="22"/>
          <w:szCs w:val="22"/>
        </w:rPr>
        <w:tab/>
      </w:r>
      <w:r w:rsidRPr="001E4636">
        <w:rPr>
          <w:rFonts w:ascii="Sanofi Sans" w:hAnsi="Sanofi Sans"/>
          <w:noProof/>
        </w:rPr>
        <w:t>Evaluation Context</w:t>
      </w:r>
      <w:r w:rsidRPr="001E4636">
        <w:rPr>
          <w:rFonts w:ascii="Sanofi Sans" w:hAnsi="Sanofi Sans"/>
          <w:noProof/>
        </w:rPr>
        <w:tab/>
      </w:r>
      <w:r w:rsidRPr="001E4636">
        <w:rPr>
          <w:rFonts w:ascii="Sanofi Sans" w:hAnsi="Sanofi Sans"/>
          <w:noProof/>
        </w:rPr>
        <w:fldChar w:fldCharType="begin"/>
      </w:r>
      <w:r w:rsidRPr="001E4636">
        <w:rPr>
          <w:rFonts w:ascii="Sanofi Sans" w:hAnsi="Sanofi Sans"/>
          <w:noProof/>
        </w:rPr>
        <w:instrText xml:space="preserve"> PAGEREF _Toc118888668 \h </w:instrText>
      </w:r>
      <w:r w:rsidRPr="001E4636">
        <w:rPr>
          <w:rFonts w:ascii="Sanofi Sans" w:hAnsi="Sanofi Sans"/>
          <w:noProof/>
        </w:rPr>
      </w:r>
      <w:r w:rsidR="004E588C">
        <w:rPr>
          <w:rFonts w:ascii="Sanofi Sans" w:hAnsi="Sanofi Sans"/>
          <w:noProof/>
        </w:rPr>
        <w:fldChar w:fldCharType="separate"/>
      </w:r>
      <w:r w:rsidRPr="001E4636">
        <w:rPr>
          <w:rFonts w:ascii="Sanofi Sans" w:hAnsi="Sanofi Sans"/>
          <w:noProof/>
        </w:rPr>
        <w:fldChar w:fldCharType="end"/>
      </w:r>
    </w:p>
    <w:p w:rsidRPr="001E4636" w:rsidR="001E4636" w:rsidP="00DC1557" w:rsidRDefault="001E4636" w14:paraId="7A94919C" w14:textId="183D9E6D">
      <w:pPr>
        <w:pStyle w:val="TOC1"/>
        <w:spacing w:after="120"/>
        <w:rPr>
          <w:rFonts w:ascii="Sanofi Sans" w:hAnsi="Sanofi Sans" w:eastAsiaTheme="minorEastAsia"/>
          <w:noProof/>
          <w:sz w:val="22"/>
          <w:szCs w:val="22"/>
        </w:rPr>
      </w:pPr>
      <w:r w:rsidRPr="001E4636">
        <w:rPr>
          <w:rFonts w:ascii="Sanofi Sans" w:hAnsi="Sanofi Sans"/>
          <w:noProof/>
        </w:rPr>
        <w:t>8.</w:t>
      </w:r>
      <w:r w:rsidRPr="001E4636">
        <w:rPr>
          <w:rFonts w:ascii="Sanofi Sans" w:hAnsi="Sanofi Sans" w:eastAsiaTheme="minorEastAsia"/>
          <w:noProof/>
          <w:sz w:val="22"/>
          <w:szCs w:val="22"/>
        </w:rPr>
        <w:tab/>
      </w:r>
      <w:r w:rsidRPr="001E4636">
        <w:rPr>
          <w:rFonts w:ascii="Sanofi Sans" w:hAnsi="Sanofi Sans"/>
          <w:noProof/>
        </w:rPr>
        <w:t>Tips and Best Practices</w:t>
      </w:r>
      <w:r w:rsidRPr="001E4636">
        <w:rPr>
          <w:rFonts w:ascii="Sanofi Sans" w:hAnsi="Sanofi Sans"/>
          <w:noProof/>
        </w:rPr>
        <w:tab/>
      </w:r>
      <w:r w:rsidRPr="001E4636">
        <w:rPr>
          <w:rFonts w:ascii="Sanofi Sans" w:hAnsi="Sanofi Sans"/>
          <w:noProof/>
        </w:rPr>
        <w:fldChar w:fldCharType="begin"/>
      </w:r>
      <w:r w:rsidRPr="001E4636">
        <w:rPr>
          <w:rFonts w:ascii="Sanofi Sans" w:hAnsi="Sanofi Sans"/>
          <w:noProof/>
        </w:rPr>
        <w:instrText xml:space="preserve"> PAGEREF _Toc118888669 \h </w:instrText>
      </w:r>
      <w:r w:rsidRPr="001E4636">
        <w:rPr>
          <w:rFonts w:ascii="Sanofi Sans" w:hAnsi="Sanofi Sans"/>
          <w:noProof/>
        </w:rPr>
      </w:r>
      <w:r w:rsidR="004E588C">
        <w:rPr>
          <w:rFonts w:ascii="Sanofi Sans" w:hAnsi="Sanofi Sans"/>
          <w:noProof/>
        </w:rPr>
        <w:fldChar w:fldCharType="separate"/>
      </w:r>
      <w:r w:rsidRPr="001E4636">
        <w:rPr>
          <w:rFonts w:ascii="Sanofi Sans" w:hAnsi="Sanofi Sans"/>
          <w:noProof/>
        </w:rPr>
        <w:fldChar w:fldCharType="end"/>
      </w:r>
    </w:p>
    <w:p w:rsidRPr="001E4636" w:rsidR="001E4636" w:rsidP="00DC1557" w:rsidRDefault="001E4636" w14:paraId="30A300B0" w14:textId="0EF389E7">
      <w:pPr>
        <w:pStyle w:val="TOC1"/>
        <w:spacing w:after="120"/>
        <w:rPr>
          <w:rFonts w:ascii="Sanofi Sans" w:hAnsi="Sanofi Sans" w:eastAsiaTheme="minorEastAsia"/>
          <w:noProof/>
          <w:sz w:val="22"/>
          <w:szCs w:val="22"/>
        </w:rPr>
      </w:pPr>
      <w:r w:rsidRPr="001E4636">
        <w:rPr>
          <w:rFonts w:ascii="Sanofi Sans" w:hAnsi="Sanofi Sans"/>
          <w:noProof/>
        </w:rPr>
        <w:t>9.</w:t>
      </w:r>
      <w:r w:rsidRPr="001E4636">
        <w:rPr>
          <w:rFonts w:ascii="Sanofi Sans" w:hAnsi="Sanofi Sans" w:eastAsiaTheme="minorEastAsia"/>
          <w:noProof/>
          <w:sz w:val="22"/>
          <w:szCs w:val="22"/>
        </w:rPr>
        <w:tab/>
      </w:r>
      <w:r w:rsidRPr="001E4636">
        <w:rPr>
          <w:rFonts w:ascii="Sanofi Sans" w:hAnsi="Sanofi Sans"/>
          <w:noProof/>
        </w:rPr>
        <w:t>DAX Cheat Sheet</w:t>
      </w:r>
      <w:r w:rsidRPr="001E4636">
        <w:rPr>
          <w:rFonts w:ascii="Sanofi Sans" w:hAnsi="Sanofi Sans"/>
          <w:noProof/>
        </w:rPr>
        <w:tab/>
      </w:r>
      <w:r w:rsidRPr="001E4636">
        <w:rPr>
          <w:rFonts w:ascii="Sanofi Sans" w:hAnsi="Sanofi Sans"/>
          <w:noProof/>
        </w:rPr>
        <w:fldChar w:fldCharType="begin"/>
      </w:r>
      <w:r w:rsidRPr="001E4636">
        <w:rPr>
          <w:rFonts w:ascii="Sanofi Sans" w:hAnsi="Sanofi Sans"/>
          <w:noProof/>
        </w:rPr>
        <w:instrText xml:space="preserve"> PAGEREF _Toc118888670 \h </w:instrText>
      </w:r>
      <w:r w:rsidRPr="001E4636">
        <w:rPr>
          <w:rFonts w:ascii="Sanofi Sans" w:hAnsi="Sanofi Sans"/>
          <w:noProof/>
        </w:rPr>
      </w:r>
      <w:r w:rsidR="004E588C">
        <w:rPr>
          <w:rFonts w:ascii="Sanofi Sans" w:hAnsi="Sanofi Sans"/>
          <w:noProof/>
        </w:rPr>
        <w:fldChar w:fldCharType="separate"/>
      </w:r>
      <w:r w:rsidRPr="001E4636">
        <w:rPr>
          <w:rFonts w:ascii="Sanofi Sans" w:hAnsi="Sanofi Sans"/>
          <w:noProof/>
        </w:rPr>
        <w:fldChar w:fldCharType="end"/>
      </w:r>
    </w:p>
    <w:p w:rsidRPr="001E4636" w:rsidR="001E4636" w:rsidP="00DC1557" w:rsidRDefault="001E4636" w14:paraId="785E32E1" w14:textId="2FFE0F47">
      <w:pPr>
        <w:pStyle w:val="TOC1"/>
        <w:spacing w:after="120"/>
        <w:rPr>
          <w:rFonts w:ascii="Sanofi Sans" w:hAnsi="Sanofi Sans" w:eastAsiaTheme="minorEastAsia"/>
          <w:noProof/>
          <w:sz w:val="22"/>
          <w:szCs w:val="22"/>
        </w:rPr>
      </w:pPr>
      <w:r w:rsidRPr="001E4636">
        <w:rPr>
          <w:rFonts w:ascii="Sanofi Sans" w:hAnsi="Sanofi Sans"/>
          <w:noProof/>
        </w:rPr>
        <w:t>10.</w:t>
      </w:r>
      <w:r w:rsidRPr="001E4636">
        <w:rPr>
          <w:rFonts w:ascii="Sanofi Sans" w:hAnsi="Sanofi Sans" w:eastAsiaTheme="minorEastAsia"/>
          <w:noProof/>
          <w:sz w:val="22"/>
          <w:szCs w:val="22"/>
        </w:rPr>
        <w:tab/>
      </w:r>
      <w:r w:rsidRPr="001E4636">
        <w:rPr>
          <w:rFonts w:ascii="Sanofi Sans" w:hAnsi="Sanofi Sans"/>
          <w:noProof/>
        </w:rPr>
        <w:t>Reference</w:t>
      </w:r>
      <w:r w:rsidRPr="001E4636">
        <w:rPr>
          <w:rFonts w:ascii="Sanofi Sans" w:hAnsi="Sanofi Sans"/>
          <w:noProof/>
        </w:rPr>
        <w:tab/>
      </w:r>
      <w:r w:rsidRPr="001E4636">
        <w:rPr>
          <w:rFonts w:ascii="Sanofi Sans" w:hAnsi="Sanofi Sans"/>
          <w:noProof/>
        </w:rPr>
        <w:fldChar w:fldCharType="begin"/>
      </w:r>
      <w:r w:rsidRPr="001E4636">
        <w:rPr>
          <w:rFonts w:ascii="Sanofi Sans" w:hAnsi="Sanofi Sans"/>
          <w:noProof/>
        </w:rPr>
        <w:instrText xml:space="preserve"> PAGEREF _Toc118888671 \h </w:instrText>
      </w:r>
      <w:r w:rsidRPr="001E4636">
        <w:rPr>
          <w:rFonts w:ascii="Sanofi Sans" w:hAnsi="Sanofi Sans"/>
          <w:noProof/>
        </w:rPr>
      </w:r>
      <w:r w:rsidR="004E588C">
        <w:rPr>
          <w:rFonts w:ascii="Sanofi Sans" w:hAnsi="Sanofi Sans"/>
          <w:noProof/>
        </w:rPr>
        <w:fldChar w:fldCharType="separate"/>
      </w:r>
      <w:r w:rsidRPr="001E4636">
        <w:rPr>
          <w:rFonts w:ascii="Sanofi Sans" w:hAnsi="Sanofi Sans"/>
          <w:noProof/>
        </w:rPr>
        <w:fldChar w:fldCharType="end"/>
      </w:r>
    </w:p>
    <w:p w:rsidRPr="002B0925" w:rsidR="000B03F4" w:rsidP="00DC1557" w:rsidRDefault="002B0925" w14:paraId="3D4609F3" w14:textId="50D2E4DD">
      <w:pPr>
        <w:tabs>
          <w:tab w:val="left" w:pos="540"/>
        </w:tabs>
        <w:spacing w:after="120"/>
      </w:pPr>
      <w:r>
        <w:fldChar w:fldCharType="end"/>
      </w:r>
    </w:p>
    <w:p w:rsidRPr="0017473D" w:rsidR="0017473D" w:rsidP="002B0925" w:rsidRDefault="000F465E" w14:paraId="42F893FB" w14:textId="11178963">
      <w:pPr>
        <w:pStyle w:val="Heading1"/>
      </w:pPr>
      <w:bookmarkStart w:name="_Toc118888662" w:id="0"/>
      <w:r>
        <w:t>Objective</w:t>
      </w:r>
      <w:bookmarkEnd w:id="0"/>
    </w:p>
    <w:p w:rsidR="000F465E" w:rsidP="000F465E" w:rsidRDefault="000F465E" w14:paraId="4F997058" w14:textId="77777777"/>
    <w:p w:rsidR="00BC585B" w:rsidP="000F465E" w:rsidRDefault="000F465E" w14:paraId="3C769638" w14:textId="77777777">
      <w:pPr>
        <w:rPr>
          <w:rFonts w:ascii="Sanofi Sans" w:hAnsi="Sanofi Sans"/>
        </w:rPr>
      </w:pPr>
      <w:r w:rsidRPr="000F465E">
        <w:rPr>
          <w:rFonts w:ascii="Sanofi Sans" w:hAnsi="Sanofi Sans"/>
        </w:rPr>
        <w:t xml:space="preserve">This document </w:t>
      </w:r>
      <w:r w:rsidR="00464068">
        <w:rPr>
          <w:rFonts w:ascii="Sanofi Sans" w:hAnsi="Sanofi Sans"/>
        </w:rPr>
        <w:t xml:space="preserve">contains </w:t>
      </w:r>
      <w:r w:rsidR="00712998">
        <w:rPr>
          <w:rFonts w:ascii="Sanofi Sans" w:hAnsi="Sanofi Sans"/>
        </w:rPr>
        <w:t xml:space="preserve">a DAX guide for Power BI practitioners covering the basics on </w:t>
      </w:r>
      <w:r w:rsidR="00A47E59">
        <w:rPr>
          <w:rFonts w:ascii="Sanofi Sans" w:hAnsi="Sanofi Sans"/>
        </w:rPr>
        <w:t xml:space="preserve">syntax, </w:t>
      </w:r>
      <w:r w:rsidR="00712998">
        <w:rPr>
          <w:rFonts w:ascii="Sanofi Sans" w:hAnsi="Sanofi Sans"/>
        </w:rPr>
        <w:t xml:space="preserve">formatting, </w:t>
      </w:r>
      <w:r w:rsidR="008C6325">
        <w:rPr>
          <w:rFonts w:ascii="Sanofi Sans" w:hAnsi="Sanofi Sans"/>
        </w:rPr>
        <w:t>most useful DAX functions</w:t>
      </w:r>
      <w:r w:rsidR="00F45664">
        <w:rPr>
          <w:rFonts w:ascii="Sanofi Sans" w:hAnsi="Sanofi Sans"/>
        </w:rPr>
        <w:t>, tips and best practices</w:t>
      </w:r>
      <w:r w:rsidR="00A47E59">
        <w:rPr>
          <w:rFonts w:ascii="Sanofi Sans" w:hAnsi="Sanofi Sans"/>
        </w:rPr>
        <w:t>.</w:t>
      </w:r>
      <w:r w:rsidR="006D0C4C">
        <w:rPr>
          <w:rFonts w:ascii="Sanofi Sans" w:hAnsi="Sanofi Sans"/>
        </w:rPr>
        <w:t xml:space="preserve"> </w:t>
      </w:r>
    </w:p>
    <w:p w:rsidR="00E2298A" w:rsidP="000F465E" w:rsidRDefault="00E2298A" w14:paraId="524FD6A9" w14:textId="77777777">
      <w:pPr>
        <w:rPr>
          <w:rFonts w:ascii="Sanofi Sans" w:hAnsi="Sanofi Sans"/>
        </w:rPr>
      </w:pPr>
    </w:p>
    <w:p w:rsidR="008C6325" w:rsidP="000F465E" w:rsidRDefault="00E2298A" w14:paraId="36822A11" w14:textId="679E0E33">
      <w:pPr>
        <w:rPr>
          <w:rFonts w:ascii="Sanofi Sans" w:hAnsi="Sanofi Sans"/>
        </w:rPr>
      </w:pPr>
      <w:r>
        <w:rPr>
          <w:rFonts w:ascii="Sanofi Sans" w:hAnsi="Sanofi Sans"/>
        </w:rPr>
        <w:t>The document is meant to give a quick and easy introduction</w:t>
      </w:r>
      <w:r w:rsidR="009E3853">
        <w:rPr>
          <w:rFonts w:ascii="Sanofi Sans" w:hAnsi="Sanofi Sans"/>
        </w:rPr>
        <w:t xml:space="preserve"> to address the core DAX concepts, understanding </w:t>
      </w:r>
      <w:r w:rsidR="008E0D32">
        <w:rPr>
          <w:rFonts w:ascii="Sanofi Sans" w:hAnsi="Sanofi Sans"/>
        </w:rPr>
        <w:t xml:space="preserve">DAX engines, data types </w:t>
      </w:r>
      <w:r w:rsidR="0029575E">
        <w:rPr>
          <w:rFonts w:ascii="Sanofi Sans" w:hAnsi="Sanofi Sans"/>
        </w:rPr>
        <w:t xml:space="preserve">and </w:t>
      </w:r>
      <w:r w:rsidR="00427C45">
        <w:rPr>
          <w:rFonts w:ascii="Sanofi Sans" w:hAnsi="Sanofi Sans"/>
        </w:rPr>
        <w:t xml:space="preserve">DAX </w:t>
      </w:r>
      <w:r w:rsidR="00BC585B">
        <w:rPr>
          <w:rFonts w:ascii="Sanofi Sans" w:hAnsi="Sanofi Sans"/>
        </w:rPr>
        <w:t>formulas</w:t>
      </w:r>
      <w:r w:rsidR="00DD6E3E">
        <w:rPr>
          <w:rFonts w:ascii="Sanofi Sans" w:hAnsi="Sanofi Sans"/>
        </w:rPr>
        <w:t xml:space="preserve"> used in</w:t>
      </w:r>
      <w:r w:rsidR="0029575E">
        <w:rPr>
          <w:rFonts w:ascii="Sanofi Sans" w:hAnsi="Sanofi Sans"/>
        </w:rPr>
        <w:t xml:space="preserve"> </w:t>
      </w:r>
      <w:r w:rsidR="00C73F2B">
        <w:rPr>
          <w:rFonts w:ascii="Sanofi Sans" w:hAnsi="Sanofi Sans"/>
        </w:rPr>
        <w:t>calculation</w:t>
      </w:r>
      <w:r w:rsidR="0029575E">
        <w:rPr>
          <w:rFonts w:ascii="Sanofi Sans" w:hAnsi="Sanofi Sans"/>
        </w:rPr>
        <w:t>s.</w:t>
      </w:r>
      <w:r w:rsidR="00DD6E3E">
        <w:rPr>
          <w:rFonts w:ascii="Sanofi Sans" w:hAnsi="Sanofi Sans"/>
        </w:rPr>
        <w:t xml:space="preserve"> </w:t>
      </w:r>
      <w:r w:rsidR="00F81A9B">
        <w:rPr>
          <w:rFonts w:ascii="Sanofi Sans" w:hAnsi="Sanofi Sans"/>
        </w:rPr>
        <w:t xml:space="preserve"> </w:t>
      </w:r>
    </w:p>
    <w:p w:rsidR="008C6325" w:rsidP="000F465E" w:rsidRDefault="008C6325" w14:paraId="74F2C821" w14:textId="77777777">
      <w:pPr>
        <w:rPr>
          <w:rFonts w:ascii="Sanofi Sans" w:hAnsi="Sanofi Sans"/>
        </w:rPr>
      </w:pPr>
    </w:p>
    <w:p w:rsidR="008C6325" w:rsidP="000F465E" w:rsidRDefault="008C6325" w14:paraId="61FA4510" w14:textId="77777777">
      <w:pPr>
        <w:rPr>
          <w:rFonts w:ascii="Sanofi Sans" w:hAnsi="Sanofi Sans"/>
        </w:rPr>
      </w:pPr>
    </w:p>
    <w:p w:rsidR="008C6325" w:rsidP="000F465E" w:rsidRDefault="008C6325" w14:paraId="61977B89" w14:textId="77777777">
      <w:pPr>
        <w:rPr>
          <w:rFonts w:ascii="Sanofi Sans" w:hAnsi="Sanofi Sans"/>
        </w:rPr>
      </w:pPr>
    </w:p>
    <w:p w:rsidR="00CC39A5" w:rsidP="006808EE" w:rsidRDefault="00CC39A5" w14:paraId="1A1AC697" w14:textId="3E340559"/>
    <w:p w:rsidR="000F465E" w:rsidP="006808EE" w:rsidRDefault="000F465E" w14:paraId="6CBDEE96" w14:textId="4D76E6BB"/>
    <w:p w:rsidRPr="0017473D" w:rsidR="000F465E" w:rsidP="000F465E" w:rsidRDefault="000F465E" w14:paraId="3B00636A" w14:textId="00A93D01">
      <w:pPr>
        <w:pStyle w:val="Heading1"/>
      </w:pPr>
      <w:bookmarkStart w:name="_Toc118888663" w:id="1"/>
      <w:r>
        <w:t>Introduction</w:t>
      </w:r>
      <w:bookmarkEnd w:id="1"/>
    </w:p>
    <w:p w:rsidR="0065557B" w:rsidP="00A37899" w:rsidRDefault="0065557B" w14:paraId="56F524B9" w14:textId="77777777">
      <w:pPr>
        <w:rPr>
          <w:rFonts w:ascii="Sanofi Sans" w:hAnsi="Sanofi Sans"/>
        </w:rPr>
      </w:pPr>
    </w:p>
    <w:p w:rsidR="00F85B96" w:rsidP="00A37899" w:rsidRDefault="00A37899" w14:paraId="03430DD6" w14:textId="67EF008E">
      <w:pPr>
        <w:rPr>
          <w:rFonts w:ascii="Sanofi Sans" w:hAnsi="Sanofi Sans"/>
        </w:rPr>
      </w:pPr>
      <w:r w:rsidRPr="00A37899">
        <w:rPr>
          <w:rFonts w:ascii="Sanofi Sans" w:hAnsi="Sanofi Sans"/>
        </w:rPr>
        <w:t>DAX (Data Analytics Expressions) is a formula-based language used to compute calculated columns and calculated fields.</w:t>
      </w:r>
      <w:r w:rsidR="00F85B96">
        <w:rPr>
          <w:rFonts w:ascii="Sanofi Sans" w:hAnsi="Sanofi Sans"/>
        </w:rPr>
        <w:t xml:space="preserve"> Functions, constants and operators</w:t>
      </w:r>
      <w:r w:rsidR="00233077">
        <w:rPr>
          <w:rFonts w:ascii="Sanofi Sans" w:hAnsi="Sanofi Sans"/>
        </w:rPr>
        <w:t xml:space="preserve"> are used in DAX to create expressions</w:t>
      </w:r>
      <w:r w:rsidR="00D765AC">
        <w:rPr>
          <w:rFonts w:ascii="Sanofi Sans" w:hAnsi="Sanofi Sans"/>
        </w:rPr>
        <w:t xml:space="preserve"> and </w:t>
      </w:r>
      <w:r w:rsidR="00D44C26">
        <w:rPr>
          <w:rFonts w:ascii="Sanofi Sans" w:hAnsi="Sanofi Sans"/>
        </w:rPr>
        <w:t>implement business logic in the data model.</w:t>
      </w:r>
    </w:p>
    <w:p w:rsidR="00F85B96" w:rsidP="00A37899" w:rsidRDefault="00F85B96" w14:paraId="614B2DBC" w14:textId="77777777">
      <w:pPr>
        <w:rPr>
          <w:rFonts w:ascii="Sanofi Sans" w:hAnsi="Sanofi Sans"/>
        </w:rPr>
      </w:pPr>
    </w:p>
    <w:p w:rsidRPr="00A37899" w:rsidR="00A37899" w:rsidP="00A37899" w:rsidRDefault="00A37899" w14:paraId="33E00899" w14:textId="706C0003">
      <w:pPr>
        <w:rPr>
          <w:rFonts w:ascii="Sanofi Sans" w:hAnsi="Sanofi Sans"/>
        </w:rPr>
      </w:pPr>
      <w:r w:rsidRPr="00A37899">
        <w:rPr>
          <w:rFonts w:ascii="Sanofi Sans" w:hAnsi="Sanofi Sans"/>
        </w:rPr>
        <w:t>DAX can only be used to filter/query a physical table, it cannot add, delete or update data in a table. It is designed for enhancing data modeling, reporting and analytics capabilities built specifically to work with relational data models</w:t>
      </w:r>
    </w:p>
    <w:p w:rsidR="00680381" w:rsidP="00A37899" w:rsidRDefault="00680381" w14:paraId="50797F2E" w14:textId="77777777">
      <w:pPr>
        <w:rPr>
          <w:rFonts w:ascii="Sanofi Sans" w:hAnsi="Sanofi Sans"/>
        </w:rPr>
      </w:pPr>
    </w:p>
    <w:p w:rsidR="00A37899" w:rsidP="00A37899" w:rsidRDefault="00A37899" w14:paraId="34B6A5FB" w14:textId="4CA1688D">
      <w:pPr>
        <w:rPr>
          <w:rFonts w:ascii="Sanofi Sans" w:hAnsi="Sanofi Sans"/>
        </w:rPr>
      </w:pPr>
      <w:r w:rsidRPr="00A37899">
        <w:rPr>
          <w:rFonts w:ascii="Sanofi Sans" w:hAnsi="Sanofi Sans"/>
        </w:rPr>
        <w:t xml:space="preserve">DAX is functional language. Every expression is a function call and function parameters can be, in turn, other function calls. The evaluation of parameters might lead to very complex query plans that DAX executes </w:t>
      </w:r>
      <w:r w:rsidRPr="00A37899" w:rsidR="00680381">
        <w:rPr>
          <w:rFonts w:ascii="Sanofi Sans" w:hAnsi="Sanofi Sans"/>
        </w:rPr>
        <w:t>to</w:t>
      </w:r>
      <w:r w:rsidRPr="00A37899">
        <w:rPr>
          <w:rFonts w:ascii="Sanofi Sans" w:hAnsi="Sanofi Sans"/>
        </w:rPr>
        <w:t xml:space="preserve"> compute the result.</w:t>
      </w:r>
    </w:p>
    <w:p w:rsidR="00932E9F" w:rsidP="00A37899" w:rsidRDefault="00932E9F" w14:paraId="6734D677" w14:textId="71148CFC">
      <w:pPr>
        <w:rPr>
          <w:rFonts w:ascii="Sanofi Sans" w:hAnsi="Sanofi Sans"/>
        </w:rPr>
      </w:pPr>
    </w:p>
    <w:p w:rsidR="00932E9F" w:rsidP="00A37899" w:rsidRDefault="00932E9F" w14:paraId="3C71A61E" w14:textId="45AD7301">
      <w:pPr>
        <w:rPr>
          <w:rFonts w:ascii="Sanofi Sans" w:hAnsi="Sanofi Sans"/>
        </w:rPr>
      </w:pPr>
      <w:r>
        <w:rPr>
          <w:rFonts w:ascii="Sanofi Sans" w:hAnsi="Sanofi Sans"/>
        </w:rPr>
        <w:t>DAX is the formula language that drives Power BI. With DAX you can</w:t>
      </w:r>
      <w:r w:rsidR="00C72A53">
        <w:rPr>
          <w:rFonts w:ascii="Sanofi Sans" w:hAnsi="Sanofi Sans"/>
        </w:rPr>
        <w:t>:</w:t>
      </w:r>
    </w:p>
    <w:p w:rsidRPr="00C72A53" w:rsidR="00C72A53" w:rsidP="00C72A53" w:rsidRDefault="00C72A53" w14:paraId="08DED7E9" w14:textId="5B4FC487">
      <w:pPr>
        <w:rPr>
          <w:rFonts w:ascii="Sanofi Sans" w:hAnsi="Sanofi Sans"/>
        </w:rPr>
      </w:pPr>
      <w:r>
        <w:rPr>
          <w:rFonts w:ascii="Sanofi Sans" w:hAnsi="Sanofi Sans"/>
        </w:rPr>
        <w:t>-</w:t>
      </w:r>
      <w:r w:rsidRPr="00C72A53">
        <w:rPr>
          <w:rFonts w:ascii="Sanofi Sans" w:hAnsi="Sanofi Sans"/>
        </w:rPr>
        <w:t xml:space="preserve">Add </w:t>
      </w:r>
      <w:r w:rsidRPr="009B0541">
        <w:rPr>
          <w:rFonts w:ascii="Sanofi Sans" w:hAnsi="Sanofi Sans"/>
          <w:b/>
          <w:bCs/>
        </w:rPr>
        <w:t>calculated columns</w:t>
      </w:r>
      <w:r w:rsidRPr="00C72A53">
        <w:rPr>
          <w:rFonts w:ascii="Sanofi Sans" w:hAnsi="Sanofi Sans"/>
        </w:rPr>
        <w:t xml:space="preserve"> and </w:t>
      </w:r>
      <w:r w:rsidRPr="009B0541">
        <w:rPr>
          <w:rFonts w:ascii="Sanofi Sans" w:hAnsi="Sanofi Sans"/>
          <w:b/>
          <w:bCs/>
        </w:rPr>
        <w:t>measures</w:t>
      </w:r>
      <w:r w:rsidRPr="00C72A53">
        <w:rPr>
          <w:rFonts w:ascii="Sanofi Sans" w:hAnsi="Sanofi Sans"/>
        </w:rPr>
        <w:t xml:space="preserve"> to your model, using intuitive syntax</w:t>
      </w:r>
    </w:p>
    <w:p w:rsidRPr="000F465E" w:rsidR="000F465E" w:rsidP="00C72A53" w:rsidRDefault="00C72A53" w14:paraId="35F228CD" w14:textId="38DF0869">
      <w:pPr>
        <w:rPr>
          <w:rFonts w:ascii="Sanofi Sans" w:hAnsi="Sanofi Sans"/>
        </w:rPr>
      </w:pPr>
      <w:r>
        <w:rPr>
          <w:rFonts w:ascii="Sanofi Sans" w:hAnsi="Sanofi Sans"/>
        </w:rPr>
        <w:t>-</w:t>
      </w:r>
      <w:r w:rsidRPr="00C72A53">
        <w:rPr>
          <w:rFonts w:ascii="Sanofi Sans" w:hAnsi="Sanofi Sans"/>
        </w:rPr>
        <w:t>Go beyond the capabilities of traditional “grid-style” formulas, with powerful and flexible functions</w:t>
      </w:r>
      <w:r w:rsidR="009B0541">
        <w:rPr>
          <w:rFonts w:ascii="Sanofi Sans" w:hAnsi="Sanofi Sans"/>
        </w:rPr>
        <w:t xml:space="preserve"> </w:t>
      </w:r>
      <w:r w:rsidRPr="00C72A53">
        <w:rPr>
          <w:rFonts w:ascii="Sanofi Sans" w:hAnsi="Sanofi Sans"/>
        </w:rPr>
        <w:t>built specifically to work with relational data models</w:t>
      </w:r>
      <w:r w:rsidRPr="00C72A53">
        <w:rPr>
          <w:rFonts w:ascii="Sanofi Sans" w:hAnsi="Sanofi Sans"/>
        </w:rPr>
        <w:cr/>
      </w:r>
      <w:r w:rsidRPr="000F465E" w:rsidR="000F465E">
        <w:rPr>
          <w:rFonts w:ascii="Sanofi Sans" w:hAnsi="Sanofi Sans"/>
        </w:rPr>
        <w:t xml:space="preserve">. </w:t>
      </w:r>
    </w:p>
    <w:tbl>
      <w:tblPr>
        <w:tblW w:w="9625" w:type="dxa"/>
        <w:tblCellMar>
          <w:left w:w="0" w:type="dxa"/>
          <w:right w:w="0" w:type="dxa"/>
        </w:tblCellMar>
        <w:tblLook w:val="0420" w:firstRow="1" w:lastRow="0" w:firstColumn="0" w:lastColumn="0" w:noHBand="0" w:noVBand="1"/>
      </w:tblPr>
      <w:tblGrid>
        <w:gridCol w:w="9625"/>
      </w:tblGrid>
      <w:tr w:rsidRPr="00711F2D" w:rsidR="001D34CF" w:rsidTr="252A1BD0" w14:paraId="33ECAD72" w14:textId="77777777">
        <w:trPr>
          <w:trHeight w:val="198"/>
        </w:trPr>
        <w:tc>
          <w:tcPr>
            <w:tcW w:w="9625" w:type="dxa"/>
            <w:tcBorders>
              <w:top w:val="single" w:color="767171" w:sz="4" w:space="0"/>
              <w:left w:val="single" w:color="767171" w:sz="4" w:space="0"/>
              <w:bottom w:val="single" w:color="767171" w:sz="4" w:space="0"/>
              <w:right w:val="single" w:color="767171" w:sz="4" w:space="0"/>
            </w:tcBorders>
            <w:shd w:val="clear" w:color="auto" w:fill="D0CECE"/>
            <w:tcMar>
              <w:top w:w="72" w:type="dxa"/>
              <w:left w:w="144" w:type="dxa"/>
              <w:bottom w:w="72" w:type="dxa"/>
              <w:right w:w="144" w:type="dxa"/>
            </w:tcMar>
            <w:hideMark/>
          </w:tcPr>
          <w:p w:rsidRPr="00711F2D" w:rsidR="001D34CF" w:rsidP="006776F7" w:rsidRDefault="001D34CF" w14:paraId="0AB7455D" w14:textId="49C05CFF">
            <w:pPr>
              <w:rPr>
                <w:rFonts w:ascii="Sanofi Sans" w:hAnsi="Sanofi Sans"/>
                <w:b/>
                <w:bCs/>
              </w:rPr>
            </w:pPr>
            <w:r>
              <w:rPr>
                <w:rFonts w:ascii="Sanofi Sans" w:hAnsi="Sanofi Sans"/>
                <w:b/>
                <w:bCs/>
              </w:rPr>
              <w:t>CALCULATED COLUMNS</w:t>
            </w:r>
          </w:p>
        </w:tc>
      </w:tr>
      <w:tr w:rsidRPr="008E7C27" w:rsidR="001D34CF" w:rsidTr="252A1BD0" w14:paraId="57CDDFE4" w14:textId="77777777">
        <w:trPr>
          <w:trHeight w:val="208"/>
        </w:trPr>
        <w:tc>
          <w:tcPr>
            <w:tcW w:w="9625" w:type="dxa"/>
            <w:tcBorders>
              <w:top w:val="single" w:color="767171" w:sz="4" w:space="0"/>
              <w:left w:val="single" w:color="767171" w:sz="4" w:space="0"/>
              <w:bottom w:val="single" w:color="767171" w:sz="4" w:space="0"/>
              <w:right w:val="single" w:color="767171" w:sz="4" w:space="0"/>
            </w:tcBorders>
            <w:shd w:val="clear" w:color="auto" w:fill="F2F2F2" w:themeFill="background1" w:themeFillShade="F2"/>
            <w:tcMar>
              <w:top w:w="72" w:type="dxa"/>
              <w:left w:w="144" w:type="dxa"/>
              <w:bottom w:w="72" w:type="dxa"/>
              <w:right w:w="144" w:type="dxa"/>
            </w:tcMar>
            <w:vAlign w:val="center"/>
          </w:tcPr>
          <w:p w:rsidRPr="008E7C27" w:rsidR="001D34CF" w:rsidP="006776F7" w:rsidRDefault="008E7C27" w14:paraId="51B99675" w14:textId="2886643B">
            <w:pPr>
              <w:rPr>
                <w:rFonts w:ascii="Sanofi Sans" w:hAnsi="Sanofi Sans"/>
                <w:b/>
                <w:bCs/>
                <w:sz w:val="20"/>
                <w:szCs w:val="20"/>
              </w:rPr>
            </w:pPr>
            <w:r w:rsidRPr="008E7C27">
              <w:rPr>
                <w:rFonts w:ascii="Sanofi Sans" w:hAnsi="Sanofi Sans"/>
                <w:b/>
                <w:bCs/>
                <w:sz w:val="20"/>
                <w:szCs w:val="20"/>
              </w:rPr>
              <w:t>Calculated columns allow you to add new, formula-based columns to tables</w:t>
            </w:r>
          </w:p>
        </w:tc>
      </w:tr>
      <w:tr w:rsidRPr="00D064CC" w:rsidR="001D34CF" w:rsidTr="252A1BD0" w14:paraId="73E6D253" w14:textId="77777777">
        <w:trPr>
          <w:trHeight w:val="385"/>
        </w:trPr>
        <w:tc>
          <w:tcPr>
            <w:tcW w:w="9625" w:type="dxa"/>
            <w:tcBorders>
              <w:top w:val="single" w:color="767171" w:sz="4" w:space="0"/>
              <w:left w:val="single" w:color="767171" w:sz="4" w:space="0"/>
              <w:bottom w:val="single" w:color="767171" w:sz="4" w:space="0"/>
              <w:right w:val="single" w:color="767171" w:sz="4" w:space="0"/>
            </w:tcBorders>
            <w:shd w:val="clear" w:color="auto" w:fill="F2F2F2" w:themeFill="background1" w:themeFillShade="F2"/>
            <w:tcMar>
              <w:top w:w="72" w:type="dxa"/>
              <w:left w:w="144" w:type="dxa"/>
              <w:bottom w:w="72" w:type="dxa"/>
              <w:right w:w="144" w:type="dxa"/>
            </w:tcMar>
            <w:vAlign w:val="center"/>
          </w:tcPr>
          <w:p w:rsidRPr="0065557B" w:rsidR="008E7C27" w:rsidP="008E7C27" w:rsidRDefault="008E7C27" w14:paraId="31E6E3D6" w14:textId="668AC511">
            <w:pPr>
              <w:rPr>
                <w:rFonts w:ascii="Sanofi Sans" w:hAnsi="Sanofi Sans"/>
                <w:sz w:val="20"/>
                <w:szCs w:val="20"/>
              </w:rPr>
            </w:pPr>
            <w:r w:rsidRPr="0065557B">
              <w:rPr>
                <w:rFonts w:ascii="Sanofi Sans" w:hAnsi="Sanofi Sans"/>
                <w:sz w:val="20"/>
                <w:szCs w:val="20"/>
              </w:rPr>
              <w:t xml:space="preserve">-Calculated columns refer to entire tables or columns </w:t>
            </w:r>
          </w:p>
          <w:p w:rsidRPr="0065557B" w:rsidR="008E7C27" w:rsidP="008E7C27" w:rsidRDefault="008E7C27" w14:paraId="23BA7C62" w14:textId="52CA191B">
            <w:pPr>
              <w:rPr>
                <w:rFonts w:ascii="Sanofi Sans" w:hAnsi="Sanofi Sans"/>
                <w:sz w:val="20"/>
                <w:szCs w:val="20"/>
              </w:rPr>
            </w:pPr>
            <w:r w:rsidRPr="0065557B">
              <w:rPr>
                <w:rFonts w:ascii="Sanofi Sans" w:hAnsi="Sanofi Sans"/>
                <w:sz w:val="20"/>
                <w:szCs w:val="20"/>
              </w:rPr>
              <w:t>-Calculated columns generate values for each row, which are visible within tables in the Data view</w:t>
            </w:r>
          </w:p>
          <w:p w:rsidRPr="0065557B" w:rsidR="00002949" w:rsidP="00002949" w:rsidRDefault="003B134E" w14:paraId="7F5AC5E5" w14:textId="77777777">
            <w:pPr>
              <w:rPr>
                <w:rFonts w:ascii="Sanofi Sans" w:hAnsi="Sanofi Sans"/>
                <w:sz w:val="20"/>
                <w:szCs w:val="20"/>
              </w:rPr>
            </w:pPr>
            <w:r w:rsidRPr="0065557B">
              <w:rPr>
                <w:rFonts w:ascii="Sanofi Sans" w:hAnsi="Sanofi Sans"/>
                <w:sz w:val="20"/>
                <w:szCs w:val="20"/>
              </w:rPr>
              <w:t>-</w:t>
            </w:r>
            <w:r w:rsidRPr="0065557B" w:rsidR="008E7C27">
              <w:rPr>
                <w:rFonts w:ascii="Sanofi Sans" w:hAnsi="Sanofi Sans"/>
                <w:sz w:val="20"/>
                <w:szCs w:val="20"/>
              </w:rPr>
              <w:t>Calculated columns understand row context; they’re great for defining properties based on</w:t>
            </w:r>
            <w:r w:rsidRPr="0065557B">
              <w:rPr>
                <w:rFonts w:ascii="Sanofi Sans" w:hAnsi="Sanofi Sans"/>
                <w:sz w:val="20"/>
                <w:szCs w:val="20"/>
              </w:rPr>
              <w:t xml:space="preserve"> </w:t>
            </w:r>
            <w:r w:rsidRPr="0065557B" w:rsidR="008E7C27">
              <w:rPr>
                <w:rFonts w:ascii="Sanofi Sans" w:hAnsi="Sanofi Sans"/>
                <w:sz w:val="20"/>
                <w:szCs w:val="20"/>
              </w:rPr>
              <w:t xml:space="preserve">information in each row, but generally useless for aggregation (SUM, COUNT, </w:t>
            </w:r>
            <w:r w:rsidRPr="0065557B">
              <w:rPr>
                <w:rFonts w:ascii="Sanofi Sans" w:hAnsi="Sanofi Sans"/>
                <w:sz w:val="20"/>
                <w:szCs w:val="20"/>
              </w:rPr>
              <w:t>etc.</w:t>
            </w:r>
            <w:r w:rsidRPr="0065557B" w:rsidR="008E7C27">
              <w:rPr>
                <w:rFonts w:ascii="Sanofi Sans" w:hAnsi="Sanofi Sans"/>
                <w:sz w:val="20"/>
                <w:szCs w:val="20"/>
              </w:rPr>
              <w:t>)</w:t>
            </w:r>
            <w:r w:rsidRPr="0065557B" w:rsidR="008E7C27">
              <w:rPr>
                <w:rFonts w:ascii="Sanofi Sans" w:hAnsi="Sanofi Sans"/>
                <w:sz w:val="20"/>
                <w:szCs w:val="20"/>
              </w:rPr>
              <w:cr/>
            </w:r>
          </w:p>
          <w:p w:rsidR="00002949" w:rsidP="00002949" w:rsidRDefault="00002949" w14:paraId="4B306749" w14:textId="410BDE45">
            <w:pPr>
              <w:rPr>
                <w:rFonts w:ascii="Segoe MDL2 Assets" w:hAnsi="Segoe MDL2 Assets"/>
                <w:b/>
                <w:bCs/>
                <w:color w:val="7A00E6"/>
                <w:sz w:val="32"/>
                <w:szCs w:val="32"/>
              </w:rPr>
            </w:pPr>
            <w:r w:rsidRPr="00002949">
              <w:rPr>
                <w:rFonts w:ascii="Segoe MDL2 Assets" w:hAnsi="Segoe MDL2 Assets"/>
                <w:b/>
                <w:bCs/>
                <w:color w:val="7A00E6"/>
              </w:rPr>
              <w:t xml:space="preserve"> </w:t>
            </w:r>
          </w:p>
          <w:p w:rsidRPr="0065557B" w:rsidR="00791D25" w:rsidP="00791D25" w:rsidRDefault="002B46E1" w14:paraId="426A79FC" w14:textId="6732ACB7">
            <w:pPr>
              <w:rPr>
                <w:rFonts w:ascii="Sanofi Sans" w:hAnsi="Sanofi Sans"/>
                <w:sz w:val="18"/>
                <w:szCs w:val="18"/>
              </w:rPr>
            </w:pPr>
            <w:r w:rsidRPr="0065557B">
              <w:rPr>
                <w:rFonts w:ascii="Sanofi Sans" w:hAnsi="Sanofi Sans"/>
                <w:sz w:val="18"/>
                <w:szCs w:val="18"/>
              </w:rPr>
              <w:t>-</w:t>
            </w:r>
            <w:r w:rsidRPr="0065557B" w:rsidR="00791D25">
              <w:rPr>
                <w:rFonts w:ascii="Sanofi Sans" w:hAnsi="Sanofi Sans"/>
                <w:sz w:val="18"/>
                <w:szCs w:val="18"/>
              </w:rPr>
              <w:t xml:space="preserve">As a rule of thumb, use calculated columns when you want to </w:t>
            </w:r>
            <w:r w:rsidRPr="0065557B" w:rsidR="00002949">
              <w:rPr>
                <w:rFonts w:ascii="Sanofi Sans" w:hAnsi="Sanofi Sans"/>
                <w:sz w:val="18"/>
                <w:szCs w:val="18"/>
              </w:rPr>
              <w:t xml:space="preserve">hardcode </w:t>
            </w:r>
            <w:r w:rsidRPr="0065557B" w:rsidR="00791D25">
              <w:rPr>
                <w:rFonts w:ascii="Sanofi Sans" w:hAnsi="Sanofi Sans"/>
                <w:sz w:val="18"/>
                <w:szCs w:val="18"/>
              </w:rPr>
              <w:t>static</w:t>
            </w:r>
            <w:r w:rsidRPr="0065557B" w:rsidR="00002949">
              <w:rPr>
                <w:rFonts w:ascii="Sanofi Sans" w:hAnsi="Sanofi Sans"/>
                <w:sz w:val="18"/>
                <w:szCs w:val="18"/>
              </w:rPr>
              <w:t>/</w:t>
            </w:r>
            <w:r w:rsidRPr="0065557B" w:rsidR="00791D25">
              <w:rPr>
                <w:rFonts w:ascii="Sanofi Sans" w:hAnsi="Sanofi Sans"/>
                <w:sz w:val="18"/>
                <w:szCs w:val="18"/>
              </w:rPr>
              <w:t>fixed values to each row in a table (or use the Query Editor)</w:t>
            </w:r>
          </w:p>
          <w:p w:rsidRPr="0065557B" w:rsidR="00791D25" w:rsidP="00791D25" w:rsidRDefault="002B46E1" w14:paraId="76CF7FFA" w14:textId="1E18D667">
            <w:pPr>
              <w:rPr>
                <w:rFonts w:ascii="Sanofi Sans" w:hAnsi="Sanofi Sans"/>
                <w:sz w:val="18"/>
                <w:szCs w:val="18"/>
              </w:rPr>
            </w:pPr>
            <w:r w:rsidRPr="0065557B">
              <w:rPr>
                <w:rFonts w:ascii="Sanofi Sans" w:hAnsi="Sanofi Sans"/>
                <w:sz w:val="18"/>
                <w:szCs w:val="18"/>
              </w:rPr>
              <w:t>-</w:t>
            </w:r>
            <w:r w:rsidRPr="0065557B" w:rsidR="00791D25">
              <w:rPr>
                <w:rFonts w:ascii="Sanofi Sans" w:hAnsi="Sanofi Sans"/>
                <w:sz w:val="18"/>
                <w:szCs w:val="18"/>
              </w:rPr>
              <w:t>DO NOT use calculated columns for aggregation formulas, or to calculate fields for the “Values” area of a visualization (use measures instead)</w:t>
            </w:r>
          </w:p>
          <w:p w:rsidRPr="0065557B" w:rsidR="005B380B" w:rsidP="00791D25" w:rsidRDefault="002B46E1" w14:paraId="757ECFF6" w14:textId="7CFC2B60">
            <w:pPr>
              <w:rPr>
                <w:rFonts w:ascii="Sanofi Sans" w:hAnsi="Sanofi Sans"/>
                <w:sz w:val="18"/>
                <w:szCs w:val="18"/>
              </w:rPr>
            </w:pPr>
            <w:r w:rsidRPr="0065557B">
              <w:rPr>
                <w:rFonts w:ascii="Sanofi Sans" w:hAnsi="Sanofi Sans"/>
                <w:sz w:val="18"/>
                <w:szCs w:val="18"/>
              </w:rPr>
              <w:t>-</w:t>
            </w:r>
            <w:r w:rsidRPr="0065557B" w:rsidR="005B380B">
              <w:rPr>
                <w:rFonts w:ascii="Sanofi Sans" w:hAnsi="Sanofi Sans"/>
                <w:sz w:val="18"/>
                <w:szCs w:val="18"/>
              </w:rPr>
              <w:t>Calculated columns are typically used for filtering data, rather than creating numerical values</w:t>
            </w:r>
          </w:p>
          <w:p w:rsidRPr="0065557B" w:rsidR="00415667" w:rsidP="00791D25" w:rsidRDefault="00415667" w14:paraId="7118F2CA" w14:textId="34AFE949">
            <w:pPr>
              <w:rPr>
                <w:rFonts w:ascii="Sanofi Sans" w:hAnsi="Sanofi Sans"/>
                <w:sz w:val="18"/>
                <w:szCs w:val="18"/>
              </w:rPr>
            </w:pPr>
            <w:r w:rsidRPr="0065557B">
              <w:rPr>
                <w:rFonts w:ascii="Sanofi Sans" w:hAnsi="Sanofi Sans"/>
                <w:sz w:val="18"/>
                <w:szCs w:val="18"/>
              </w:rPr>
              <w:t>-Prim</w:t>
            </w:r>
            <w:r w:rsidRPr="0065557B" w:rsidR="00154D85">
              <w:rPr>
                <w:rFonts w:ascii="Sanofi Sans" w:hAnsi="Sanofi Sans"/>
                <w:sz w:val="18"/>
                <w:szCs w:val="18"/>
              </w:rPr>
              <w:t>arily used as rows, columns, slicers or filters</w:t>
            </w:r>
          </w:p>
          <w:p w:rsidRPr="00D064CC" w:rsidR="00791D25" w:rsidP="003B134E" w:rsidRDefault="00791D25" w14:paraId="59357C1A" w14:textId="3AD0C983">
            <w:pPr>
              <w:rPr>
                <w:rFonts w:ascii="Sanofi Sans" w:hAnsi="Sanofi Sans"/>
                <w:sz w:val="18"/>
                <w:szCs w:val="18"/>
              </w:rPr>
            </w:pPr>
          </w:p>
        </w:tc>
      </w:tr>
    </w:tbl>
    <w:p w:rsidR="252A1BD0" w:rsidRDefault="252A1BD0" w14:paraId="48B1A851" w14:textId="59C54F9E"/>
    <w:p w:rsidRPr="007D7E3A" w:rsidR="000F465E" w:rsidP="006808EE" w:rsidRDefault="000F465E" w14:paraId="657E5FAF" w14:textId="779609A8">
      <w:pPr>
        <w:rPr>
          <w:sz w:val="14"/>
          <w:szCs w:val="14"/>
        </w:rPr>
      </w:pPr>
    </w:p>
    <w:tbl>
      <w:tblPr>
        <w:tblW w:w="9625" w:type="dxa"/>
        <w:tblCellMar>
          <w:left w:w="0" w:type="dxa"/>
          <w:right w:w="0" w:type="dxa"/>
        </w:tblCellMar>
        <w:tblLook w:val="0420" w:firstRow="1" w:lastRow="0" w:firstColumn="0" w:lastColumn="0" w:noHBand="0" w:noVBand="1"/>
      </w:tblPr>
      <w:tblGrid>
        <w:gridCol w:w="9625"/>
      </w:tblGrid>
      <w:tr w:rsidRPr="00711F2D" w:rsidR="001D34CF" w:rsidTr="006776F7" w14:paraId="2A904EE5" w14:textId="77777777">
        <w:trPr>
          <w:trHeight w:val="198"/>
        </w:trPr>
        <w:tc>
          <w:tcPr>
            <w:tcW w:w="9625" w:type="dxa"/>
            <w:tcBorders>
              <w:top w:val="single" w:color="767171" w:sz="4" w:space="0"/>
              <w:left w:val="single" w:color="767171" w:sz="4" w:space="0"/>
              <w:bottom w:val="single" w:color="767171" w:sz="4" w:space="0"/>
              <w:right w:val="single" w:color="767171" w:sz="4" w:space="0"/>
            </w:tcBorders>
            <w:shd w:val="clear" w:color="auto" w:fill="D0CECE"/>
            <w:tcMar>
              <w:top w:w="72" w:type="dxa"/>
              <w:left w:w="144" w:type="dxa"/>
              <w:bottom w:w="72" w:type="dxa"/>
              <w:right w:w="144" w:type="dxa"/>
            </w:tcMar>
            <w:hideMark/>
          </w:tcPr>
          <w:p w:rsidRPr="00711F2D" w:rsidR="001D34CF" w:rsidP="006776F7" w:rsidRDefault="001D34CF" w14:paraId="639A1E7B" w14:textId="3F3BB173">
            <w:pPr>
              <w:rPr>
                <w:rFonts w:ascii="Sanofi Sans" w:hAnsi="Sanofi Sans"/>
                <w:b/>
                <w:bCs/>
              </w:rPr>
            </w:pPr>
            <w:r>
              <w:rPr>
                <w:rFonts w:ascii="Sanofi Sans" w:hAnsi="Sanofi Sans"/>
                <w:b/>
                <w:bCs/>
              </w:rPr>
              <w:t>MEASURES</w:t>
            </w:r>
          </w:p>
        </w:tc>
      </w:tr>
      <w:tr w:rsidRPr="007D7E3A" w:rsidR="003B134E" w:rsidTr="0052308C" w14:paraId="35F08360" w14:textId="77777777">
        <w:trPr>
          <w:trHeight w:val="190"/>
        </w:trPr>
        <w:tc>
          <w:tcPr>
            <w:tcW w:w="962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7D7E3A" w:rsidR="007D7E3A" w:rsidP="007D7E3A" w:rsidRDefault="005B380B" w14:paraId="00902BE4" w14:textId="011E37CD">
            <w:pPr>
              <w:rPr>
                <w:rFonts w:ascii="Sanofi Sans" w:hAnsi="Sanofi Sans"/>
                <w:b/>
                <w:bCs/>
                <w:sz w:val="20"/>
                <w:szCs w:val="20"/>
              </w:rPr>
            </w:pPr>
            <w:r w:rsidRPr="007D7E3A">
              <w:rPr>
                <w:rFonts w:ascii="Sanofi Sans" w:hAnsi="Sanofi Sans"/>
                <w:b/>
                <w:bCs/>
                <w:sz w:val="20"/>
                <w:szCs w:val="20"/>
              </w:rPr>
              <w:t>Measures are DAX formulas used to generate new calculated values</w:t>
            </w:r>
          </w:p>
        </w:tc>
      </w:tr>
      <w:tr w:rsidRPr="00D064CC" w:rsidR="003B134E" w:rsidTr="006776F7" w14:paraId="0DCE6B8A" w14:textId="77777777">
        <w:trPr>
          <w:trHeight w:val="385"/>
        </w:trPr>
        <w:tc>
          <w:tcPr>
            <w:tcW w:w="962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65557B" w:rsidR="005B380B" w:rsidP="005B380B" w:rsidRDefault="005B380B" w14:paraId="0E9DF3F0" w14:textId="7B44249A">
            <w:pPr>
              <w:rPr>
                <w:rFonts w:ascii="Sanofi Sans" w:hAnsi="Sanofi Sans"/>
                <w:sz w:val="20"/>
                <w:szCs w:val="20"/>
              </w:rPr>
            </w:pPr>
            <w:r w:rsidRPr="0065557B">
              <w:rPr>
                <w:rFonts w:ascii="Sanofi Sans" w:hAnsi="Sanofi Sans"/>
                <w:sz w:val="20"/>
                <w:szCs w:val="20"/>
              </w:rPr>
              <w:t xml:space="preserve">-Like calculated columns, measures reference entire tables or columns </w:t>
            </w:r>
          </w:p>
          <w:p w:rsidRPr="0065557B" w:rsidR="005B380B" w:rsidP="005B380B" w:rsidRDefault="005931B8" w14:paraId="7E4ACC1F" w14:textId="1E46CEA1">
            <w:pPr>
              <w:rPr>
                <w:rFonts w:ascii="Sanofi Sans" w:hAnsi="Sanofi Sans"/>
                <w:sz w:val="20"/>
                <w:szCs w:val="20"/>
              </w:rPr>
            </w:pPr>
            <w:r w:rsidRPr="0065557B">
              <w:rPr>
                <w:rFonts w:ascii="Sanofi Sans" w:hAnsi="Sanofi Sans"/>
                <w:sz w:val="20"/>
                <w:szCs w:val="20"/>
              </w:rPr>
              <w:t>-</w:t>
            </w:r>
            <w:r w:rsidRPr="0065557B" w:rsidR="005B380B">
              <w:rPr>
                <w:rFonts w:ascii="Sanofi Sans" w:hAnsi="Sanofi Sans"/>
                <w:sz w:val="20"/>
                <w:szCs w:val="20"/>
              </w:rPr>
              <w:t xml:space="preserve">Unlike calculated columns, measure values aren’t visible within tables; they can only be “seen” within a </w:t>
            </w:r>
            <w:r w:rsidRPr="0065557B">
              <w:rPr>
                <w:rFonts w:ascii="Sanofi Sans" w:hAnsi="Sanofi Sans"/>
                <w:sz w:val="20"/>
                <w:szCs w:val="20"/>
              </w:rPr>
              <w:t>v</w:t>
            </w:r>
            <w:r w:rsidRPr="0065557B" w:rsidR="005B380B">
              <w:rPr>
                <w:rFonts w:ascii="Sanofi Sans" w:hAnsi="Sanofi Sans"/>
                <w:sz w:val="20"/>
                <w:szCs w:val="20"/>
              </w:rPr>
              <w:t xml:space="preserve">isualization like a chart or matrix </w:t>
            </w:r>
          </w:p>
          <w:p w:rsidRPr="0065557B" w:rsidR="003B134E" w:rsidP="005931B8" w:rsidRDefault="005931B8" w14:paraId="365D64A6" w14:textId="77777777">
            <w:pPr>
              <w:rPr>
                <w:rFonts w:ascii="Sanofi Sans" w:hAnsi="Sanofi Sans"/>
                <w:sz w:val="20"/>
                <w:szCs w:val="20"/>
              </w:rPr>
            </w:pPr>
            <w:r w:rsidRPr="0065557B">
              <w:rPr>
                <w:rFonts w:ascii="Sanofi Sans" w:hAnsi="Sanofi Sans"/>
                <w:sz w:val="20"/>
                <w:szCs w:val="20"/>
              </w:rPr>
              <w:t>-</w:t>
            </w:r>
            <w:r w:rsidRPr="0065557B" w:rsidR="005B380B">
              <w:rPr>
                <w:rFonts w:ascii="Sanofi Sans" w:hAnsi="Sanofi Sans"/>
                <w:sz w:val="20"/>
                <w:szCs w:val="20"/>
              </w:rPr>
              <w:t>Measures are evaluated based on filter context, which means they recalculate when the fields or filters around them change (like when new row or column labels are pulled into a matrix or when new filters are applied to a report)</w:t>
            </w:r>
            <w:r w:rsidRPr="0065557B" w:rsidR="005B380B">
              <w:rPr>
                <w:rFonts w:ascii="Sanofi Sans" w:hAnsi="Sanofi Sans"/>
                <w:sz w:val="20"/>
                <w:szCs w:val="20"/>
              </w:rPr>
              <w:cr/>
            </w:r>
          </w:p>
          <w:p w:rsidR="005931B8" w:rsidP="005931B8" w:rsidRDefault="005931B8" w14:paraId="7AAD1C39" w14:textId="77777777">
            <w:pPr>
              <w:rPr>
                <w:rFonts w:ascii="Segoe MDL2 Assets" w:hAnsi="Segoe MDL2 Assets"/>
                <w:b/>
                <w:bCs/>
                <w:color w:val="7A00E6"/>
                <w:sz w:val="32"/>
                <w:szCs w:val="32"/>
              </w:rPr>
            </w:pPr>
            <w:r w:rsidRPr="00002949">
              <w:rPr>
                <w:rFonts w:ascii="Segoe MDL2 Assets" w:hAnsi="Segoe MDL2 Assets"/>
                <w:b/>
                <w:bCs/>
                <w:color w:val="7A00E6"/>
              </w:rPr>
              <w:t xml:space="preserve"> </w:t>
            </w:r>
          </w:p>
          <w:p w:rsidRPr="0065557B" w:rsidR="005931B8" w:rsidP="005931B8" w:rsidRDefault="005931B8" w14:paraId="7498B6C6" w14:textId="6C7F7292">
            <w:pPr>
              <w:rPr>
                <w:rFonts w:ascii="Sanofi Sans" w:hAnsi="Sanofi Sans"/>
                <w:sz w:val="18"/>
                <w:szCs w:val="18"/>
              </w:rPr>
            </w:pPr>
            <w:r w:rsidRPr="0065557B">
              <w:rPr>
                <w:rFonts w:ascii="Sanofi Sans" w:hAnsi="Sanofi Sans"/>
                <w:sz w:val="18"/>
                <w:szCs w:val="18"/>
              </w:rPr>
              <w:t>-As a rule of thumb, use measures (vs. calculated columns) when a single row can’t give you the answer (in other words, when you need to aggregate)</w:t>
            </w:r>
          </w:p>
          <w:p w:rsidRPr="0065557B" w:rsidR="00194D26" w:rsidP="005931B8" w:rsidRDefault="00194D26" w14:paraId="705B2B78" w14:textId="53624B53">
            <w:pPr>
              <w:rPr>
                <w:rFonts w:ascii="Sanofi Sans" w:hAnsi="Sanofi Sans"/>
                <w:sz w:val="18"/>
                <w:szCs w:val="18"/>
              </w:rPr>
            </w:pPr>
            <w:r w:rsidRPr="0065557B">
              <w:rPr>
                <w:rFonts w:ascii="Sanofi Sans" w:hAnsi="Sanofi Sans"/>
                <w:sz w:val="18"/>
                <w:szCs w:val="18"/>
              </w:rPr>
              <w:t>-Does not create new data in the tables themselves (doesn’t increase file size)</w:t>
            </w:r>
          </w:p>
          <w:p w:rsidRPr="00D064CC" w:rsidR="00780FCE" w:rsidP="005931B8" w:rsidRDefault="00780FCE" w14:paraId="41EBCAC3" w14:textId="504E2A5E">
            <w:pPr>
              <w:rPr>
                <w:rFonts w:ascii="Sanofi Sans" w:hAnsi="Sanofi Sans"/>
                <w:sz w:val="18"/>
                <w:szCs w:val="18"/>
              </w:rPr>
            </w:pPr>
            <w:r w:rsidRPr="0065557B">
              <w:rPr>
                <w:rFonts w:ascii="Sanofi Sans" w:hAnsi="Sanofi Sans"/>
                <w:sz w:val="18"/>
                <w:szCs w:val="18"/>
              </w:rPr>
              <w:t>-Use measures to create numerical, calculated values that can be analyzed in the “values” field of a report visual</w:t>
            </w:r>
          </w:p>
        </w:tc>
      </w:tr>
    </w:tbl>
    <w:p w:rsidRPr="0017473D" w:rsidR="000F465E" w:rsidP="000F465E" w:rsidRDefault="000F465E" w14:paraId="2B1FCD02" w14:textId="5BE70E96">
      <w:pPr>
        <w:pStyle w:val="Heading1"/>
      </w:pPr>
      <w:bookmarkStart w:name="_Toc118888664" w:id="2"/>
      <w:r>
        <w:t>DAX Engines</w:t>
      </w:r>
      <w:bookmarkEnd w:id="2"/>
    </w:p>
    <w:p w:rsidR="0065557B" w:rsidP="0014531F" w:rsidRDefault="0065557B" w14:paraId="6CD1D9C9" w14:textId="77777777">
      <w:pPr>
        <w:rPr>
          <w:rFonts w:ascii="Sanofi Sans" w:hAnsi="Sanofi Sans"/>
          <w:szCs w:val="28"/>
        </w:rPr>
      </w:pPr>
    </w:p>
    <w:p w:rsidRPr="0014531F" w:rsidR="0014531F" w:rsidP="0014531F" w:rsidRDefault="0014531F" w14:paraId="250388CB" w14:textId="65C25F60">
      <w:pPr>
        <w:rPr>
          <w:rFonts w:ascii="Sanofi Sans" w:hAnsi="Sanofi Sans"/>
          <w:szCs w:val="28"/>
        </w:rPr>
      </w:pPr>
      <w:r w:rsidRPr="0014531F">
        <w:rPr>
          <w:rFonts w:ascii="Sanofi Sans" w:hAnsi="Sanofi Sans"/>
          <w:szCs w:val="28"/>
        </w:rPr>
        <w:t>DAX is powered by 2 internal engines (Formula engine and Storage engine) which work together to compress and encode raw data and evaluate DAX queries.</w:t>
      </w:r>
    </w:p>
    <w:p w:rsidRPr="0014531F" w:rsidR="0014531F" w:rsidP="0014531F" w:rsidRDefault="0014531F" w14:paraId="13A394B6" w14:textId="77777777">
      <w:pPr>
        <w:rPr>
          <w:rFonts w:ascii="Sanofi Sans" w:hAnsi="Sanofi Sans"/>
          <w:i/>
          <w:iCs/>
          <w:szCs w:val="28"/>
        </w:rPr>
      </w:pPr>
      <w:r w:rsidRPr="0014531F">
        <w:rPr>
          <w:rFonts w:ascii="Sanofi Sans" w:hAnsi="Sanofi Sans"/>
          <w:i/>
          <w:iCs/>
          <w:szCs w:val="28"/>
        </w:rPr>
        <w:t>Note: Although these engines operate behind the scenes, knowing how they work will help you build advanced skills by understanding how DAX “thinks”</w:t>
      </w:r>
    </w:p>
    <w:p w:rsidR="0014531F" w:rsidP="0014531F" w:rsidRDefault="0014531F" w14:paraId="058CD01B" w14:textId="29750F26">
      <w:pPr>
        <w:rPr>
          <w:rFonts w:ascii="Sanofi Sans" w:hAnsi="Sanofi Sans"/>
          <w:szCs w:val="28"/>
        </w:rPr>
      </w:pPr>
    </w:p>
    <w:p w:rsidRPr="009F39E4" w:rsidR="009F39E4" w:rsidP="009F39E4" w:rsidRDefault="009F39E4" w14:paraId="2DB5970F" w14:textId="247765E4">
      <w:pPr>
        <w:rPr>
          <w:rFonts w:ascii="Sanofi Sans" w:hAnsi="Sanofi Sans"/>
          <w:szCs w:val="28"/>
        </w:rPr>
      </w:pPr>
      <w:r w:rsidRPr="009F39E4">
        <w:rPr>
          <w:rFonts w:ascii="Sanofi Sans" w:hAnsi="Sanofi Sans"/>
          <w:szCs w:val="28"/>
        </w:rPr>
        <w:t xml:space="preserve">When a DAX query is executed, a combination of the </w:t>
      </w:r>
      <w:r w:rsidR="00EE5B16">
        <w:rPr>
          <w:rFonts w:ascii="Sanofi Sans" w:hAnsi="Sanofi Sans"/>
          <w:szCs w:val="28"/>
        </w:rPr>
        <w:t>Formula</w:t>
      </w:r>
      <w:r w:rsidRPr="009F39E4">
        <w:rPr>
          <w:rFonts w:ascii="Sanofi Sans" w:hAnsi="Sanofi Sans"/>
          <w:szCs w:val="28"/>
        </w:rPr>
        <w:t xml:space="preserve"> engine and the </w:t>
      </w:r>
      <w:r w:rsidR="00EE5B16">
        <w:rPr>
          <w:rFonts w:ascii="Sanofi Sans" w:hAnsi="Sanofi Sans"/>
          <w:szCs w:val="28"/>
        </w:rPr>
        <w:t>S</w:t>
      </w:r>
      <w:r w:rsidRPr="009F39E4">
        <w:rPr>
          <w:rFonts w:ascii="Sanofi Sans" w:hAnsi="Sanofi Sans"/>
          <w:szCs w:val="28"/>
        </w:rPr>
        <w:t>torage</w:t>
      </w:r>
    </w:p>
    <w:p w:rsidR="00EE5B16" w:rsidP="009F39E4" w:rsidRDefault="009F39E4" w14:paraId="17B4F7B6" w14:textId="77777777">
      <w:pPr>
        <w:rPr>
          <w:rFonts w:ascii="Sanofi Sans" w:hAnsi="Sanofi Sans"/>
          <w:szCs w:val="28"/>
        </w:rPr>
      </w:pPr>
      <w:r w:rsidRPr="009F39E4">
        <w:rPr>
          <w:rFonts w:ascii="Sanofi Sans" w:hAnsi="Sanofi Sans"/>
          <w:szCs w:val="28"/>
        </w:rPr>
        <w:t xml:space="preserve">engine is used to resolve the query and return an answer. </w:t>
      </w:r>
    </w:p>
    <w:p w:rsidRPr="009F39E4" w:rsidR="009F39E4" w:rsidP="009F39E4" w:rsidRDefault="009F39E4" w14:paraId="455F25D9" w14:textId="7215C9DE">
      <w:pPr>
        <w:rPr>
          <w:rFonts w:ascii="Sanofi Sans" w:hAnsi="Sanofi Sans"/>
          <w:szCs w:val="28"/>
        </w:rPr>
      </w:pPr>
      <w:r w:rsidRPr="009F39E4">
        <w:rPr>
          <w:rFonts w:ascii="Sanofi Sans" w:hAnsi="Sanofi Sans"/>
          <w:szCs w:val="28"/>
        </w:rPr>
        <w:t>In the process, the following</w:t>
      </w:r>
      <w:r w:rsidR="00EE5B16">
        <w:rPr>
          <w:rFonts w:ascii="Sanofi Sans" w:hAnsi="Sanofi Sans"/>
          <w:szCs w:val="28"/>
        </w:rPr>
        <w:t xml:space="preserve"> </w:t>
      </w:r>
      <w:r w:rsidRPr="009F39E4">
        <w:rPr>
          <w:rFonts w:ascii="Sanofi Sans" w:hAnsi="Sanofi Sans"/>
          <w:szCs w:val="28"/>
        </w:rPr>
        <w:t>steps are taken:</w:t>
      </w:r>
    </w:p>
    <w:p w:rsidRPr="009F39E4" w:rsidR="009F39E4" w:rsidP="009F39E4" w:rsidRDefault="009F39E4" w14:paraId="6E3BBF69" w14:textId="77777777">
      <w:pPr>
        <w:rPr>
          <w:rFonts w:ascii="Sanofi Sans" w:hAnsi="Sanofi Sans"/>
          <w:szCs w:val="28"/>
        </w:rPr>
      </w:pPr>
      <w:r w:rsidRPr="009F39E4">
        <w:rPr>
          <w:rFonts w:ascii="Sanofi Sans" w:hAnsi="Sanofi Sans"/>
          <w:szCs w:val="28"/>
        </w:rPr>
        <w:t>1. The query is transformed into an expression tree.</w:t>
      </w:r>
    </w:p>
    <w:p w:rsidRPr="009F39E4" w:rsidR="009F39E4" w:rsidP="009F39E4" w:rsidRDefault="009F39E4" w14:paraId="052B0739" w14:textId="77777777">
      <w:pPr>
        <w:rPr>
          <w:rFonts w:ascii="Sanofi Sans" w:hAnsi="Sanofi Sans"/>
          <w:szCs w:val="28"/>
        </w:rPr>
      </w:pPr>
      <w:r w:rsidRPr="009F39E4">
        <w:rPr>
          <w:rFonts w:ascii="Sanofi Sans" w:hAnsi="Sanofi Sans"/>
          <w:szCs w:val="28"/>
        </w:rPr>
        <w:t>2. A logical query plan, containing the set of logical operations needed to execute</w:t>
      </w:r>
    </w:p>
    <w:p w:rsidRPr="009F39E4" w:rsidR="009F39E4" w:rsidP="009F39E4" w:rsidRDefault="009F39E4" w14:paraId="5EC0D4B8" w14:textId="77777777">
      <w:pPr>
        <w:rPr>
          <w:rFonts w:ascii="Sanofi Sans" w:hAnsi="Sanofi Sans"/>
          <w:szCs w:val="28"/>
        </w:rPr>
      </w:pPr>
      <w:r w:rsidRPr="009F39E4">
        <w:rPr>
          <w:rFonts w:ascii="Sanofi Sans" w:hAnsi="Sanofi Sans"/>
          <w:szCs w:val="28"/>
        </w:rPr>
        <w:t>the query, is produced.</w:t>
      </w:r>
    </w:p>
    <w:p w:rsidRPr="009F39E4" w:rsidR="009F39E4" w:rsidP="009F39E4" w:rsidRDefault="009F39E4" w14:paraId="26AD8DD5" w14:textId="77777777">
      <w:pPr>
        <w:rPr>
          <w:rFonts w:ascii="Sanofi Sans" w:hAnsi="Sanofi Sans"/>
          <w:szCs w:val="28"/>
        </w:rPr>
      </w:pPr>
      <w:r w:rsidRPr="009F39E4">
        <w:rPr>
          <w:rFonts w:ascii="Sanofi Sans" w:hAnsi="Sanofi Sans"/>
          <w:szCs w:val="28"/>
        </w:rPr>
        <w:t>3. The logical query plan is transformed into a physical query plan, containing the</w:t>
      </w:r>
    </w:p>
    <w:p w:rsidRPr="009F39E4" w:rsidR="009F39E4" w:rsidP="009F39E4" w:rsidRDefault="009F39E4" w14:paraId="6B26E8F0" w14:textId="77777777">
      <w:pPr>
        <w:rPr>
          <w:rFonts w:ascii="Sanofi Sans" w:hAnsi="Sanofi Sans"/>
          <w:szCs w:val="28"/>
        </w:rPr>
      </w:pPr>
      <w:r w:rsidRPr="009F39E4">
        <w:rPr>
          <w:rFonts w:ascii="Sanofi Sans" w:hAnsi="Sanofi Sans"/>
          <w:szCs w:val="28"/>
        </w:rPr>
        <w:t>set of physical operations needed.</w:t>
      </w:r>
    </w:p>
    <w:p w:rsidRPr="009F39E4" w:rsidR="009F39E4" w:rsidP="009F39E4" w:rsidRDefault="009F39E4" w14:paraId="4EC320BE" w14:textId="77777777">
      <w:pPr>
        <w:rPr>
          <w:rFonts w:ascii="Sanofi Sans" w:hAnsi="Sanofi Sans"/>
          <w:szCs w:val="28"/>
        </w:rPr>
      </w:pPr>
      <w:r w:rsidRPr="009F39E4">
        <w:rPr>
          <w:rFonts w:ascii="Sanofi Sans" w:hAnsi="Sanofi Sans"/>
          <w:szCs w:val="28"/>
        </w:rPr>
        <w:t>4. The physical query plan is executed, and data is retrieved from the storage</w:t>
      </w:r>
    </w:p>
    <w:p w:rsidRPr="009F39E4" w:rsidR="009F39E4" w:rsidP="009F39E4" w:rsidRDefault="009F39E4" w14:paraId="2ECC060C" w14:textId="77777777">
      <w:pPr>
        <w:rPr>
          <w:rFonts w:ascii="Sanofi Sans" w:hAnsi="Sanofi Sans"/>
          <w:szCs w:val="28"/>
        </w:rPr>
      </w:pPr>
      <w:r w:rsidRPr="009F39E4">
        <w:rPr>
          <w:rFonts w:ascii="Sanofi Sans" w:hAnsi="Sanofi Sans"/>
          <w:szCs w:val="28"/>
        </w:rPr>
        <w:t>engine, allowing the result of the query to be calculated.</w:t>
      </w:r>
    </w:p>
    <w:p w:rsidRPr="009F39E4" w:rsidR="009F39E4" w:rsidP="009F39E4" w:rsidRDefault="009F39E4" w14:paraId="6410B8D9" w14:textId="77777777">
      <w:pPr>
        <w:rPr>
          <w:rFonts w:ascii="Sanofi Sans" w:hAnsi="Sanofi Sans"/>
          <w:szCs w:val="28"/>
        </w:rPr>
      </w:pPr>
      <w:r w:rsidRPr="009F39E4">
        <w:rPr>
          <w:rFonts w:ascii="Sanofi Sans" w:hAnsi="Sanofi Sans"/>
          <w:szCs w:val="28"/>
        </w:rPr>
        <w:t>Steps 2 and 3 are particularly important when it comes to optimizing DAX queries. It is</w:t>
      </w:r>
    </w:p>
    <w:p w:rsidRPr="009F39E4" w:rsidR="009F39E4" w:rsidP="009F39E4" w:rsidRDefault="009F39E4" w14:paraId="70904967" w14:textId="77777777">
      <w:pPr>
        <w:rPr>
          <w:rFonts w:ascii="Sanofi Sans" w:hAnsi="Sanofi Sans"/>
          <w:szCs w:val="28"/>
        </w:rPr>
      </w:pPr>
      <w:r w:rsidRPr="009F39E4">
        <w:rPr>
          <w:rFonts w:ascii="Sanofi Sans" w:hAnsi="Sanofi Sans"/>
          <w:szCs w:val="28"/>
        </w:rPr>
        <w:t>these steps that produce the plans that we can read, allowing us to understand how the</w:t>
      </w:r>
    </w:p>
    <w:p w:rsidRPr="009F39E4" w:rsidR="00437A48" w:rsidP="00437A48" w:rsidRDefault="009F39E4" w14:paraId="6A5CD5D3" w14:textId="00FE77CD">
      <w:pPr>
        <w:rPr>
          <w:rFonts w:ascii="Sanofi Sans" w:hAnsi="Sanofi Sans"/>
          <w:szCs w:val="28"/>
        </w:rPr>
      </w:pPr>
      <w:r w:rsidRPr="009F39E4">
        <w:rPr>
          <w:rFonts w:ascii="Sanofi Sans" w:hAnsi="Sanofi Sans"/>
          <w:szCs w:val="28"/>
        </w:rPr>
        <w:t>query engine resolves our queries.</w:t>
      </w:r>
    </w:p>
    <w:p w:rsidRPr="0014531F" w:rsidR="009F39E4" w:rsidP="0014531F" w:rsidRDefault="009F39E4" w14:paraId="4DAC6831" w14:textId="77777777">
      <w:pPr>
        <w:rPr>
          <w:rFonts w:ascii="Sanofi Sans" w:hAnsi="Sanofi Sans"/>
          <w:szCs w:val="28"/>
        </w:rPr>
      </w:pPr>
    </w:p>
    <w:p w:rsidRPr="0014531F" w:rsidR="0014531F" w:rsidP="0014531F" w:rsidRDefault="0014531F" w14:paraId="061841F3" w14:textId="77777777">
      <w:pPr>
        <w:rPr>
          <w:rFonts w:ascii="Sanofi Sans" w:hAnsi="Sanofi Sans"/>
          <w:szCs w:val="28"/>
        </w:rPr>
      </w:pPr>
      <w:r w:rsidRPr="0014531F">
        <w:rPr>
          <w:rFonts w:ascii="Sanofi Sans" w:hAnsi="Sanofi Sans"/>
          <w:b/>
          <w:bCs/>
          <w:szCs w:val="28"/>
        </w:rPr>
        <w:t>Formula Engine</w:t>
      </w:r>
      <w:r w:rsidRPr="0014531F">
        <w:rPr>
          <w:rFonts w:ascii="Sanofi Sans" w:hAnsi="Sanofi Sans"/>
          <w:szCs w:val="28"/>
        </w:rPr>
        <w:t>:</w:t>
      </w:r>
    </w:p>
    <w:p w:rsidRPr="0014531F" w:rsidR="0014531F" w:rsidP="0014531F" w:rsidRDefault="0014531F" w14:paraId="6BA6CC36" w14:textId="77777777">
      <w:pPr>
        <w:rPr>
          <w:rFonts w:ascii="Sanofi Sans" w:hAnsi="Sanofi Sans"/>
          <w:szCs w:val="28"/>
        </w:rPr>
      </w:pPr>
      <w:r w:rsidRPr="0014531F">
        <w:rPr>
          <w:rFonts w:ascii="Sanofi Sans" w:hAnsi="Sanofi Sans"/>
          <w:szCs w:val="28"/>
        </w:rPr>
        <w:t>• Receives, interprets, and executes all DAX requests</w:t>
      </w:r>
    </w:p>
    <w:p w:rsidRPr="0014531F" w:rsidR="0014531F" w:rsidP="0014531F" w:rsidRDefault="0014531F" w14:paraId="78F511A6" w14:textId="77777777">
      <w:pPr>
        <w:rPr>
          <w:rFonts w:ascii="Sanofi Sans" w:hAnsi="Sanofi Sans"/>
          <w:szCs w:val="28"/>
        </w:rPr>
      </w:pPr>
      <w:r w:rsidRPr="0014531F">
        <w:rPr>
          <w:rFonts w:ascii="Sanofi Sans" w:hAnsi="Sanofi Sans"/>
          <w:szCs w:val="28"/>
        </w:rPr>
        <w:t>• Processes the DAX query then generates a list of logical steps called a query plan</w:t>
      </w:r>
    </w:p>
    <w:p w:rsidRPr="0014531F" w:rsidR="0014531F" w:rsidP="0014531F" w:rsidRDefault="0014531F" w14:paraId="6CB30C02" w14:textId="77777777">
      <w:pPr>
        <w:rPr>
          <w:rFonts w:ascii="Sanofi Sans" w:hAnsi="Sanofi Sans"/>
          <w:szCs w:val="28"/>
        </w:rPr>
      </w:pPr>
      <w:r w:rsidRPr="0014531F">
        <w:rPr>
          <w:rFonts w:ascii="Sanofi Sans" w:hAnsi="Sanofi Sans"/>
          <w:szCs w:val="28"/>
        </w:rPr>
        <w:t>• Works with the datacache sent back from the storage engine to evaluate the DAX query and return a result</w:t>
      </w:r>
      <w:r w:rsidRPr="0014531F">
        <w:rPr>
          <w:rFonts w:ascii="Sanofi Sans" w:hAnsi="Sanofi Sans"/>
          <w:szCs w:val="28"/>
        </w:rPr>
        <w:cr/>
      </w:r>
    </w:p>
    <w:p w:rsidRPr="0014531F" w:rsidR="0014531F" w:rsidP="0014531F" w:rsidRDefault="0014531F" w14:paraId="2BE08890" w14:textId="77777777">
      <w:pPr>
        <w:rPr>
          <w:rFonts w:ascii="Sanofi Sans" w:hAnsi="Sanofi Sans"/>
          <w:b/>
          <w:bCs/>
          <w:szCs w:val="28"/>
        </w:rPr>
      </w:pPr>
      <w:r w:rsidRPr="0014531F">
        <w:rPr>
          <w:rFonts w:ascii="Sanofi Sans" w:hAnsi="Sanofi Sans"/>
          <w:b/>
          <w:bCs/>
          <w:szCs w:val="28"/>
        </w:rPr>
        <w:t>Storage Engine:</w:t>
      </w:r>
    </w:p>
    <w:p w:rsidRPr="0014531F" w:rsidR="0014531F" w:rsidP="0014531F" w:rsidRDefault="0014531F" w14:paraId="5FE3BC13" w14:textId="77777777">
      <w:pPr>
        <w:rPr>
          <w:rFonts w:ascii="Sanofi Sans" w:hAnsi="Sanofi Sans"/>
          <w:szCs w:val="28"/>
        </w:rPr>
      </w:pPr>
      <w:r w:rsidRPr="0014531F">
        <w:rPr>
          <w:rFonts w:ascii="Sanofi Sans" w:hAnsi="Sanofi Sans"/>
          <w:szCs w:val="28"/>
        </w:rPr>
        <w:t>• Compresses and encodes raw data, and only communicates with the formula engine (doesn’t understand the DAX language)</w:t>
      </w:r>
    </w:p>
    <w:p w:rsidR="008D2479" w:rsidP="0014531F" w:rsidRDefault="0014531F" w14:paraId="6896554E" w14:textId="77777777">
      <w:pPr>
        <w:rPr>
          <w:rFonts w:ascii="Sanofi Sans" w:hAnsi="Sanofi Sans"/>
          <w:szCs w:val="28"/>
        </w:rPr>
      </w:pPr>
      <w:r w:rsidRPr="0014531F">
        <w:rPr>
          <w:rFonts w:ascii="Sanofi Sans" w:hAnsi="Sanofi Sans"/>
          <w:szCs w:val="28"/>
        </w:rPr>
        <w:t>• Receives a query plan from Formula Engine, executes it, and returns a datacache</w:t>
      </w:r>
      <w:r w:rsidRPr="0014531F">
        <w:rPr>
          <w:rFonts w:ascii="Sanofi Sans" w:hAnsi="Sanofi Sans"/>
          <w:szCs w:val="28"/>
        </w:rPr>
        <w:cr/>
      </w:r>
    </w:p>
    <w:p w:rsidRPr="0065557B" w:rsidR="0014531F" w:rsidP="0014531F" w:rsidRDefault="0014531F" w14:paraId="3EB314D8" w14:textId="7F5E880D">
      <w:pPr>
        <w:rPr>
          <w:rFonts w:ascii="Sanofi Sans" w:hAnsi="Sanofi Sans"/>
          <w:sz w:val="22"/>
        </w:rPr>
      </w:pPr>
      <w:r w:rsidRPr="0065557B">
        <w:rPr>
          <w:rFonts w:ascii="Sanofi Sans" w:hAnsi="Sanofi Sans"/>
          <w:sz w:val="22"/>
        </w:rPr>
        <w:t>Note: There are 2 types of storage engines based on the type of connection:</w:t>
      </w:r>
    </w:p>
    <w:p w:rsidRPr="0065557B" w:rsidR="0014531F" w:rsidP="0014531F" w:rsidRDefault="0014531F" w14:paraId="77338A8B" w14:textId="77777777">
      <w:pPr>
        <w:ind w:left="166"/>
        <w:rPr>
          <w:rFonts w:ascii="Sanofi Sans" w:hAnsi="Sanofi Sans"/>
          <w:sz w:val="22"/>
        </w:rPr>
      </w:pPr>
      <w:r w:rsidRPr="0065557B">
        <w:rPr>
          <w:rFonts w:ascii="Sanofi Sans" w:hAnsi="Sanofi Sans"/>
          <w:sz w:val="22"/>
        </w:rPr>
        <w:t>1. VertiPaq is used for data stored in-memory (connected to Power BI via import mode)</w:t>
      </w:r>
    </w:p>
    <w:p w:rsidRPr="0065557B" w:rsidR="0014531F" w:rsidP="0014531F" w:rsidRDefault="0014531F" w14:paraId="0F56DBCD" w14:textId="77777777">
      <w:pPr>
        <w:ind w:left="166"/>
        <w:rPr>
          <w:rFonts w:ascii="Sanofi Sans" w:hAnsi="Sanofi Sans"/>
          <w:sz w:val="22"/>
        </w:rPr>
      </w:pPr>
      <w:r w:rsidRPr="0065557B">
        <w:rPr>
          <w:rFonts w:ascii="Sanofi Sans" w:hAnsi="Sanofi Sans"/>
          <w:sz w:val="22"/>
        </w:rPr>
        <w:t>2. DirectQuery is used for data read directly from the source (i.e., AWS, GCP. Azure, PostgreSQL)</w:t>
      </w:r>
    </w:p>
    <w:p w:rsidR="005D50C5" w:rsidP="006808EE" w:rsidRDefault="005D50C5" w14:paraId="472A5ECF" w14:textId="4681686F"/>
    <w:p w:rsidRPr="00027AC3" w:rsidR="005D50C5" w:rsidP="006808EE" w:rsidRDefault="005D50C5" w14:paraId="6D9056F8" w14:textId="62709863">
      <w:pPr>
        <w:rPr>
          <w:rFonts w:ascii="Sanofi Sans" w:hAnsi="Sanofi Sans"/>
          <w:b/>
          <w:bCs/>
        </w:rPr>
      </w:pPr>
      <w:r w:rsidRPr="00027AC3">
        <w:rPr>
          <w:rFonts w:ascii="Sanofi Sans" w:hAnsi="Sanofi Sans"/>
          <w:b/>
          <w:bCs/>
        </w:rPr>
        <w:t>Query Evaluation</w:t>
      </w:r>
    </w:p>
    <w:p w:rsidR="002B3BDC" w:rsidP="006808EE" w:rsidRDefault="002B3BDC" w14:paraId="2138A232" w14:textId="4706E369">
      <w:r w:rsidRPr="002B3BDC">
        <w:rPr>
          <w:noProof/>
        </w:rPr>
        <w:drawing>
          <wp:inline distT="0" distB="0" distL="0" distR="0" wp14:anchorId="24126AE9" wp14:editId="158B9279">
            <wp:extent cx="6120130" cy="7581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758190"/>
                    </a:xfrm>
                    <a:prstGeom prst="rect">
                      <a:avLst/>
                    </a:prstGeom>
                  </pic:spPr>
                </pic:pic>
              </a:graphicData>
            </a:graphic>
          </wp:inline>
        </w:drawing>
      </w:r>
    </w:p>
    <w:p w:rsidRPr="0065557B" w:rsidR="00027AC3" w:rsidP="006808EE" w:rsidRDefault="00027AC3" w14:paraId="3D833657" w14:textId="77777777">
      <w:pPr>
        <w:rPr>
          <w:sz w:val="12"/>
          <w:szCs w:val="12"/>
        </w:rPr>
      </w:pPr>
    </w:p>
    <w:p w:rsidR="00027AC3" w:rsidP="006808EE" w:rsidRDefault="00027AC3" w14:paraId="229483E1" w14:textId="5CC64649">
      <w:r w:rsidRPr="00027AC3">
        <w:rPr>
          <w:noProof/>
        </w:rPr>
        <w:drawing>
          <wp:inline distT="0" distB="0" distL="0" distR="0" wp14:anchorId="41367F77" wp14:editId="28914B62">
            <wp:extent cx="3467100" cy="867675"/>
            <wp:effectExtent l="0" t="0" r="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50863" cy="888637"/>
                    </a:xfrm>
                    <a:prstGeom prst="rect">
                      <a:avLst/>
                    </a:prstGeom>
                  </pic:spPr>
                </pic:pic>
              </a:graphicData>
            </a:graphic>
          </wp:inline>
        </w:drawing>
      </w:r>
    </w:p>
    <w:p w:rsidRPr="0017473D" w:rsidR="000F465E" w:rsidP="000F465E" w:rsidRDefault="000F465E" w14:paraId="70EA76BF" w14:textId="695CE22F">
      <w:pPr>
        <w:pStyle w:val="Heading1"/>
      </w:pPr>
      <w:bookmarkStart w:name="_Toc118888665" w:id="3"/>
      <w:r>
        <w:t>Data and Storage Types</w:t>
      </w:r>
      <w:bookmarkEnd w:id="3"/>
    </w:p>
    <w:p w:rsidR="00A375EF" w:rsidP="00045E0A" w:rsidRDefault="00A375EF" w14:paraId="19065243" w14:textId="77777777">
      <w:pPr>
        <w:rPr>
          <w:rFonts w:ascii="Sanofi Sans" w:hAnsi="Sanofi Sans"/>
        </w:rPr>
      </w:pPr>
    </w:p>
    <w:p w:rsidR="00045E0A" w:rsidP="00045E0A" w:rsidRDefault="00045E0A" w14:paraId="790F2D9F" w14:textId="10DA128C">
      <w:pPr>
        <w:rPr>
          <w:rFonts w:ascii="Sanofi Sans" w:hAnsi="Sanofi Sans"/>
        </w:rPr>
      </w:pPr>
      <w:r w:rsidRPr="00045E0A">
        <w:rPr>
          <w:rFonts w:ascii="Sanofi Sans" w:hAnsi="Sanofi Sans"/>
        </w:rPr>
        <w:t xml:space="preserve">While data types are typically automatically set, it is important to understand data types and how they apply to DAX formulas. </w:t>
      </w:r>
    </w:p>
    <w:p w:rsidRPr="00045E0A" w:rsidR="00D04B1B" w:rsidP="00045E0A" w:rsidRDefault="00D04B1B" w14:paraId="5578E4D5" w14:textId="77777777">
      <w:pPr>
        <w:rPr>
          <w:rFonts w:ascii="Sanofi Sans" w:hAnsi="Sanofi Sans"/>
        </w:rPr>
      </w:pPr>
    </w:p>
    <w:p w:rsidR="000F465E" w:rsidP="00045E0A" w:rsidRDefault="00045E0A" w14:paraId="717E421F" w14:textId="3724C068">
      <w:pPr>
        <w:rPr>
          <w:rFonts w:ascii="Sanofi Sans" w:hAnsi="Sanofi Sans"/>
        </w:rPr>
      </w:pPr>
      <w:r w:rsidRPr="00045E0A">
        <w:rPr>
          <w:rFonts w:ascii="Sanofi Sans" w:hAnsi="Sanofi Sans"/>
        </w:rPr>
        <w:t>Errors in formulas or unexpected results, for example, are often caused by using a particular operator that cannot be used with a data type specified in an argument</w:t>
      </w:r>
      <w:r w:rsidRPr="000F465E" w:rsidR="000F465E">
        <w:rPr>
          <w:rFonts w:ascii="Sanofi Sans" w:hAnsi="Sanofi Sans"/>
        </w:rPr>
        <w:t>.</w:t>
      </w:r>
    </w:p>
    <w:p w:rsidR="00D67F2A" w:rsidP="00045E0A" w:rsidRDefault="00D67F2A" w14:paraId="17F61672" w14:textId="56C7E3E3">
      <w:pPr>
        <w:rPr>
          <w:rFonts w:ascii="Sanofi Sans" w:hAnsi="Sanofi Sans"/>
        </w:rPr>
      </w:pPr>
    </w:p>
    <w:p w:rsidRPr="00D04B1B" w:rsidR="00D04B1B" w:rsidP="00D04B1B" w:rsidRDefault="00D04B1B" w14:paraId="637F1EEF" w14:textId="77777777">
      <w:pPr>
        <w:rPr>
          <w:rFonts w:ascii="Sanofi Sans" w:hAnsi="Sanofi Sans"/>
        </w:rPr>
      </w:pPr>
      <w:r w:rsidRPr="00D04B1B">
        <w:rPr>
          <w:rFonts w:ascii="Sanofi Sans" w:hAnsi="Sanofi Sans"/>
        </w:rPr>
        <w:t>When you load new data into your model, the modeling engine will attempt to pick the</w:t>
      </w:r>
    </w:p>
    <w:p w:rsidRPr="00D04B1B" w:rsidR="00D04B1B" w:rsidP="00D04B1B" w:rsidRDefault="00D04B1B" w14:paraId="1ED2B4C8" w14:textId="77777777">
      <w:pPr>
        <w:rPr>
          <w:rFonts w:ascii="Sanofi Sans" w:hAnsi="Sanofi Sans"/>
        </w:rPr>
      </w:pPr>
      <w:r w:rsidRPr="00D04B1B">
        <w:rPr>
          <w:rFonts w:ascii="Sanofi Sans" w:hAnsi="Sanofi Sans"/>
        </w:rPr>
        <w:t>most efficient data type for a column, based on the values that it is importing for that</w:t>
      </w:r>
    </w:p>
    <w:p w:rsidRPr="00D04B1B" w:rsidR="00D04B1B" w:rsidP="00D04B1B" w:rsidRDefault="00D04B1B" w14:paraId="146E1D19" w14:textId="77777777">
      <w:pPr>
        <w:rPr>
          <w:rFonts w:ascii="Sanofi Sans" w:hAnsi="Sanofi Sans"/>
        </w:rPr>
      </w:pPr>
      <w:r w:rsidRPr="00D04B1B">
        <w:rPr>
          <w:rFonts w:ascii="Sanofi Sans" w:hAnsi="Sanofi Sans"/>
        </w:rPr>
        <w:t>column. However, it is worth checking the data types that it selects, as it may not always</w:t>
      </w:r>
    </w:p>
    <w:p w:rsidR="00D04B1B" w:rsidP="00D04B1B" w:rsidRDefault="00D04B1B" w14:paraId="16FB54D9" w14:textId="77777777">
      <w:pPr>
        <w:rPr>
          <w:rFonts w:ascii="Sanofi Sans" w:hAnsi="Sanofi Sans"/>
        </w:rPr>
      </w:pPr>
      <w:r w:rsidRPr="00D04B1B">
        <w:rPr>
          <w:rFonts w:ascii="Sanofi Sans" w:hAnsi="Sanofi Sans"/>
        </w:rPr>
        <w:t xml:space="preserve">choose the most appropriate data type for your data needs. </w:t>
      </w:r>
    </w:p>
    <w:p w:rsidR="00D67F2A" w:rsidP="00D04B1B" w:rsidRDefault="00D04B1B" w14:paraId="4D7E5873" w14:textId="13FF845E">
      <w:pPr>
        <w:rPr>
          <w:rFonts w:ascii="Sanofi Sans" w:hAnsi="Sanofi Sans"/>
          <w:i/>
          <w:iCs/>
          <w:sz w:val="22"/>
          <w:szCs w:val="22"/>
        </w:rPr>
      </w:pPr>
      <w:r w:rsidRPr="00D04B1B">
        <w:rPr>
          <w:rFonts w:ascii="Sanofi Sans" w:hAnsi="Sanofi Sans"/>
          <w:i/>
          <w:iCs/>
          <w:sz w:val="22"/>
          <w:szCs w:val="22"/>
        </w:rPr>
        <w:t>For example, if a column currently contains only integer numbers, the modeling engine will pick the Whole Number data type. If this column subsequently contains fractional values, then the fractional part of these numbers will be lost when the data is imported. Worse still, if the column subsequently contains non-numeric data in the column, then you will get errors when the data is refreshed.</w:t>
      </w:r>
    </w:p>
    <w:p w:rsidR="00AF401F" w:rsidP="00D04B1B" w:rsidRDefault="00AF401F" w14:paraId="4C85CE1C" w14:textId="7163DC55">
      <w:pPr>
        <w:rPr>
          <w:rFonts w:ascii="Sanofi Sans" w:hAnsi="Sanofi Sans"/>
          <w:i/>
          <w:iCs/>
          <w:sz w:val="22"/>
          <w:szCs w:val="22"/>
        </w:rPr>
      </w:pPr>
    </w:p>
    <w:p w:rsidRPr="000F465E" w:rsidR="000F465E" w:rsidP="000F465E" w:rsidRDefault="000F465E" w14:paraId="13BB8B16" w14:textId="77777777">
      <w:pPr>
        <w:rPr>
          <w:rFonts w:ascii="Sanofi Sans" w:hAnsi="Sanofi Sans"/>
        </w:rPr>
      </w:pPr>
    </w:p>
    <w:p w:rsidR="000F465E" w:rsidP="006808EE" w:rsidRDefault="009968D6" w14:paraId="68D5E621" w14:textId="31E48C1E">
      <w:pPr>
        <w:rPr>
          <w:del w:author="Patel, Nikhul /US/EXT" w:date="2024-10-25T13:16:03.634Z" w16du:dateUtc="2024-10-25T13:16:03.634Z" w:id="1424638274"/>
        </w:rPr>
      </w:pPr>
      <w:r w:rsidR="009968D6">
        <w:drawing>
          <wp:inline wp14:editId="43FA6318" wp14:anchorId="38DDBDCB">
            <wp:extent cx="5895238" cy="3552381"/>
            <wp:effectExtent l="0" t="0" r="0" b="0"/>
            <wp:docPr id="2" name="Picture 2" title=""/>
            <wp:cNvGraphicFramePr>
              <a:graphicFrameLocks noChangeAspect="1"/>
            </wp:cNvGraphicFramePr>
            <a:graphic>
              <a:graphicData uri="http://schemas.openxmlformats.org/drawingml/2006/picture">
                <pic:pic>
                  <pic:nvPicPr>
                    <pic:cNvPr id="0" name="Picture 2"/>
                    <pic:cNvPicPr/>
                  </pic:nvPicPr>
                  <pic:blipFill>
                    <a:blip r:embed="R888db46be0194640">
                      <a:extLst>
                        <a:ext xmlns:a="http://schemas.openxmlformats.org/drawingml/2006/main" uri="{28A0092B-C50C-407E-A947-70E740481C1C}">
                          <a14:useLocalDpi val="0"/>
                        </a:ext>
                      </a:extLst>
                    </a:blip>
                    <a:stretch>
                      <a:fillRect/>
                    </a:stretch>
                  </pic:blipFill>
                  <pic:spPr>
                    <a:xfrm rot="0" flipH="0" flipV="0">
                      <a:off x="0" y="0"/>
                      <a:ext cx="5895238" cy="3552381"/>
                    </a:xfrm>
                    <a:prstGeom prst="rect">
                      <a:avLst/>
                    </a:prstGeom>
                  </pic:spPr>
                </pic:pic>
              </a:graphicData>
            </a:graphic>
          </wp:inline>
        </w:drawing>
      </w:r>
    </w:p>
    <w:p w:rsidR="00B52D3D" w:rsidP="006808EE" w:rsidRDefault="00B52D3D" w14:paraId="27E0399C" w14:textId="30848671"/>
    <w:p w:rsidR="00A93FAE" w:rsidP="006808EE" w:rsidRDefault="00A93FAE" w14:paraId="67266F52" w14:textId="48898790"/>
    <w:p w:rsidR="00A93FAE" w:rsidP="006808EE" w:rsidRDefault="00A93FAE" w14:paraId="5F2272EE" w14:textId="47A00993"/>
    <w:p w:rsidR="00A93FAE" w:rsidP="006808EE" w:rsidRDefault="00A93FAE" w14:paraId="619C2291" w14:textId="3DE71088"/>
    <w:p w:rsidR="00A93FAE" w:rsidP="006808EE" w:rsidRDefault="00A93FAE" w14:paraId="647214E9" w14:textId="079910E1"/>
    <w:p w:rsidR="00A93FAE" w:rsidP="006808EE" w:rsidRDefault="00A93FAE" w14:paraId="1629403D" w14:textId="479215FD"/>
    <w:p w:rsidR="00A93FAE" w:rsidP="006808EE" w:rsidRDefault="00A93FAE" w14:paraId="4A625CBB" w14:textId="3A8C5943"/>
    <w:p w:rsidR="00A93FAE" w:rsidP="006808EE" w:rsidRDefault="00A93FAE" w14:paraId="35492553" w14:textId="66268297"/>
    <w:p w:rsidR="005F1A21" w:rsidP="006808EE" w:rsidRDefault="005F1A21" w14:paraId="6E6CD4E9" w14:textId="77777777"/>
    <w:p w:rsidRPr="00A93FAE" w:rsidR="00A93FAE" w:rsidP="00A93FAE" w:rsidRDefault="00A93FAE" w14:paraId="259BD1A6" w14:textId="77777777">
      <w:pPr>
        <w:rPr>
          <w:rFonts w:ascii="Sanofi Sans" w:hAnsi="Sanofi Sans"/>
        </w:rPr>
      </w:pPr>
      <w:r w:rsidRPr="00A93FAE">
        <w:rPr>
          <w:rFonts w:ascii="Sanofi Sans" w:hAnsi="Sanofi Sans"/>
        </w:rPr>
        <w:t>The type of implicit conversion that DAX performs is determined by the operator, it will</w:t>
      </w:r>
    </w:p>
    <w:p w:rsidR="00B52D3D" w:rsidP="00A93FAE" w:rsidRDefault="00A93FAE" w14:paraId="35B1612A" w14:textId="6FE9E356">
      <w:pPr>
        <w:rPr>
          <w:rFonts w:ascii="Sanofi Sans" w:hAnsi="Sanofi Sans"/>
        </w:rPr>
      </w:pPr>
      <w:r w:rsidRPr="00A93FAE">
        <w:rPr>
          <w:rFonts w:ascii="Sanofi Sans" w:hAnsi="Sanofi Sans"/>
        </w:rPr>
        <w:t>convert the data into the type required before it performs the requested operation.</w:t>
      </w:r>
    </w:p>
    <w:p w:rsidRPr="00A93FAE" w:rsidR="00A93FAE" w:rsidP="00A93FAE" w:rsidRDefault="00A93FAE" w14:paraId="7AC34A55" w14:textId="77777777">
      <w:pPr>
        <w:rPr>
          <w:rFonts w:ascii="Sanofi Sans" w:hAnsi="Sanofi Sans"/>
        </w:rPr>
      </w:pPr>
    </w:p>
    <w:p w:rsidR="00B52D3D" w:rsidP="006808EE" w:rsidRDefault="00B52D3D" w14:paraId="408E16FC" w14:textId="65041C9B">
      <w:r w:rsidRPr="00B52D3D">
        <w:rPr>
          <w:noProof/>
        </w:rPr>
        <w:drawing>
          <wp:inline distT="0" distB="0" distL="0" distR="0" wp14:anchorId="308DEE29" wp14:editId="55AA50A5">
            <wp:extent cx="6120130" cy="27990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799080"/>
                    </a:xfrm>
                    <a:prstGeom prst="rect">
                      <a:avLst/>
                    </a:prstGeom>
                  </pic:spPr>
                </pic:pic>
              </a:graphicData>
            </a:graphic>
          </wp:inline>
        </w:drawing>
      </w:r>
    </w:p>
    <w:p w:rsidRPr="00041C2B" w:rsidR="00F63744" w:rsidP="006808EE" w:rsidRDefault="00F63744" w14:paraId="69CA6263" w14:textId="142D6861">
      <w:pPr>
        <w:rPr>
          <w:rFonts w:ascii="Sanofi Sans" w:hAnsi="Sanofi Sans"/>
        </w:rPr>
      </w:pPr>
    </w:p>
    <w:p w:rsidR="001D34CF" w:rsidP="00041C2B" w:rsidRDefault="00D4559E" w14:paraId="4D312501" w14:textId="77777777">
      <w:pPr>
        <w:rPr>
          <w:rFonts w:ascii="Segoe MDL2 Assets" w:hAnsi="Segoe MDL2 Assets"/>
          <w:b/>
          <w:bCs/>
          <w:color w:val="7A00E6"/>
          <w:sz w:val="32"/>
          <w:szCs w:val="32"/>
        </w:rPr>
      </w:pPr>
      <w:r w:rsidRPr="00547D0F">
        <w:rPr>
          <w:rFonts w:ascii="Segoe MDL2 Assets" w:hAnsi="Segoe MDL2 Assets"/>
          <w:b/>
          <w:bCs/>
          <w:color w:val="7A00E6"/>
          <w:sz w:val="32"/>
          <w:szCs w:val="32"/>
        </w:rPr>
        <w:t></w:t>
      </w:r>
      <w:r w:rsidR="00547D0F">
        <w:rPr>
          <w:rFonts w:ascii="Segoe MDL2 Assets" w:hAnsi="Segoe MDL2 Assets"/>
          <w:b/>
          <w:bCs/>
          <w:color w:val="7A00E6"/>
          <w:sz w:val="32"/>
          <w:szCs w:val="32"/>
        </w:rPr>
        <w:t xml:space="preserve"> </w:t>
      </w:r>
    </w:p>
    <w:p w:rsidRPr="00C93A3E" w:rsidR="00041C2B" w:rsidP="00041C2B" w:rsidRDefault="00041C2B" w14:paraId="53C6014B" w14:textId="5695D59F">
      <w:pPr>
        <w:rPr>
          <w:rFonts w:ascii="Sanofi Sans" w:hAnsi="Sanofi Sans"/>
          <w:sz w:val="22"/>
          <w:szCs w:val="22"/>
        </w:rPr>
      </w:pPr>
      <w:r w:rsidRPr="00C93A3E">
        <w:rPr>
          <w:rFonts w:ascii="Sanofi Sans" w:hAnsi="Sanofi Sans"/>
          <w:sz w:val="22"/>
          <w:szCs w:val="22"/>
        </w:rPr>
        <w:t>When using comparison expressions, you should consider the following points:</w:t>
      </w:r>
    </w:p>
    <w:p w:rsidRPr="00C93A3E" w:rsidR="00041C2B" w:rsidP="00041C2B" w:rsidRDefault="00041C2B" w14:paraId="6E2C85EA" w14:textId="5DB85184">
      <w:pPr>
        <w:rPr>
          <w:rFonts w:ascii="Sanofi Sans" w:hAnsi="Sanofi Sans"/>
          <w:sz w:val="22"/>
          <w:szCs w:val="22"/>
        </w:rPr>
      </w:pPr>
      <w:r w:rsidRPr="00C93A3E">
        <w:rPr>
          <w:rFonts w:ascii="Sanofi Sans" w:hAnsi="Sanofi Sans"/>
          <w:sz w:val="22"/>
          <w:szCs w:val="22"/>
        </w:rPr>
        <w:t>-Boolean values are treated as greater than string values.</w:t>
      </w:r>
    </w:p>
    <w:p w:rsidRPr="00C93A3E" w:rsidR="00041C2B" w:rsidP="00041C2B" w:rsidRDefault="00041C2B" w14:paraId="38506220" w14:textId="15AF4E7B">
      <w:pPr>
        <w:rPr>
          <w:rFonts w:ascii="Sanofi Sans" w:hAnsi="Sanofi Sans"/>
          <w:sz w:val="22"/>
          <w:szCs w:val="22"/>
        </w:rPr>
      </w:pPr>
      <w:r w:rsidRPr="00C93A3E">
        <w:rPr>
          <w:rFonts w:ascii="Sanofi Sans" w:hAnsi="Sanofi Sans"/>
          <w:sz w:val="22"/>
          <w:szCs w:val="22"/>
        </w:rPr>
        <w:t>-String values are treated as greater than numeric or date/time</w:t>
      </w:r>
      <w:r w:rsidRPr="00C93A3E" w:rsidR="00C93A3E">
        <w:rPr>
          <w:rFonts w:ascii="Sanofi Sans" w:hAnsi="Sanofi Sans"/>
          <w:sz w:val="22"/>
          <w:szCs w:val="22"/>
        </w:rPr>
        <w:t xml:space="preserve"> </w:t>
      </w:r>
      <w:r w:rsidRPr="00C93A3E">
        <w:rPr>
          <w:rFonts w:ascii="Sanofi Sans" w:hAnsi="Sanofi Sans"/>
          <w:sz w:val="22"/>
          <w:szCs w:val="22"/>
        </w:rPr>
        <w:t>values.</w:t>
      </w:r>
    </w:p>
    <w:p w:rsidR="00041C2B" w:rsidP="00041C2B" w:rsidRDefault="00C93A3E" w14:paraId="00085402" w14:textId="016286C6">
      <w:r w:rsidRPr="00C93A3E">
        <w:rPr>
          <w:rFonts w:ascii="Sanofi Sans" w:hAnsi="Sanofi Sans"/>
          <w:sz w:val="22"/>
          <w:szCs w:val="22"/>
        </w:rPr>
        <w:t>-</w:t>
      </w:r>
      <w:r w:rsidRPr="00C93A3E" w:rsidR="00041C2B">
        <w:rPr>
          <w:rFonts w:ascii="Sanofi Sans" w:hAnsi="Sanofi Sans"/>
          <w:sz w:val="22"/>
          <w:szCs w:val="22"/>
        </w:rPr>
        <w:t>Numeric and date/time values are treated the same.</w:t>
      </w:r>
      <w:r w:rsidR="00041C2B">
        <w:cr/>
      </w:r>
    </w:p>
    <w:p w:rsidRPr="0017473D" w:rsidR="000F465E" w:rsidP="000F465E" w:rsidRDefault="000F465E" w14:paraId="01D5FB7E" w14:textId="7D963D7C">
      <w:pPr>
        <w:pStyle w:val="Heading1"/>
      </w:pPr>
      <w:bookmarkStart w:name="_Toc118888666" w:id="4"/>
      <w:r>
        <w:t>DAX Syntax</w:t>
      </w:r>
      <w:bookmarkEnd w:id="4"/>
    </w:p>
    <w:p w:rsidR="000F465E" w:rsidP="000F465E" w:rsidRDefault="000F465E" w14:paraId="091DD26A" w14:textId="77777777"/>
    <w:p w:rsidRPr="00EC2F46" w:rsidR="00EC2F46" w:rsidP="00EC2F46" w:rsidRDefault="00EC2F46" w14:paraId="0C92E6AA" w14:textId="00AD17D8">
      <w:pPr>
        <w:rPr>
          <w:rFonts w:ascii="Sanofi Sans" w:hAnsi="Sanofi Sans"/>
        </w:rPr>
      </w:pPr>
      <w:r w:rsidRPr="00EC2F46">
        <w:rPr>
          <w:rFonts w:ascii="Sanofi Sans" w:hAnsi="Sanofi Sans"/>
        </w:rPr>
        <w:t>A DAX query consists of a function and a number of expressions.</w:t>
      </w:r>
    </w:p>
    <w:p w:rsidRPr="00EC2F46" w:rsidR="00EC2F46" w:rsidP="00EC2F46" w:rsidRDefault="00EC2F46" w14:paraId="7AA7CEB6" w14:textId="77777777">
      <w:pPr>
        <w:rPr>
          <w:rFonts w:ascii="Sanofi Sans" w:hAnsi="Sanofi Sans"/>
        </w:rPr>
      </w:pPr>
    </w:p>
    <w:p w:rsidRPr="00EC2F46" w:rsidR="00EC2F46" w:rsidP="00EC2F46" w:rsidRDefault="00EC2F46" w14:paraId="12B21CD9" w14:textId="77777777">
      <w:pPr>
        <w:rPr>
          <w:rFonts w:ascii="Sanofi Sans" w:hAnsi="Sanofi Sans"/>
        </w:rPr>
      </w:pPr>
      <w:r w:rsidRPr="00EC2F46">
        <w:rPr>
          <w:rFonts w:ascii="Sanofi Sans" w:hAnsi="Sanofi Sans"/>
        </w:rPr>
        <w:t>An expression in DAX can be one or all of the following:</w:t>
      </w:r>
    </w:p>
    <w:p w:rsidRPr="00EC2F46" w:rsidR="00EC2F46" w:rsidP="00EC2F46" w:rsidRDefault="00EC2F46" w14:paraId="560966B4" w14:textId="77777777">
      <w:pPr>
        <w:rPr>
          <w:rFonts w:ascii="Sanofi Sans" w:hAnsi="Sanofi Sans"/>
        </w:rPr>
      </w:pPr>
      <w:r w:rsidRPr="00EC2F46">
        <w:rPr>
          <w:rFonts w:ascii="Sanofi Sans" w:hAnsi="Sanofi Sans"/>
        </w:rPr>
        <w:t>-Constant</w:t>
      </w:r>
    </w:p>
    <w:p w:rsidRPr="00EC2F46" w:rsidR="00EC2F46" w:rsidP="00EC2F46" w:rsidRDefault="00EC2F46" w14:paraId="41B5F83C" w14:textId="77777777">
      <w:pPr>
        <w:rPr>
          <w:rFonts w:ascii="Sanofi Sans" w:hAnsi="Sanofi Sans"/>
        </w:rPr>
      </w:pPr>
      <w:r w:rsidRPr="00EC2F46">
        <w:rPr>
          <w:rFonts w:ascii="Sanofi Sans" w:hAnsi="Sanofi Sans"/>
        </w:rPr>
        <w:t>-Operator</w:t>
      </w:r>
    </w:p>
    <w:p w:rsidRPr="00EC2F46" w:rsidR="00EC2F46" w:rsidP="00EC2F46" w:rsidRDefault="00EC2F46" w14:paraId="7D00DE66" w14:textId="77777777">
      <w:pPr>
        <w:rPr>
          <w:rFonts w:ascii="Sanofi Sans" w:hAnsi="Sanofi Sans"/>
        </w:rPr>
      </w:pPr>
      <w:r w:rsidRPr="00EC2F46">
        <w:rPr>
          <w:rFonts w:ascii="Sanofi Sans" w:hAnsi="Sanofi Sans"/>
        </w:rPr>
        <w:t>-Value: A value can be a table or table’s column value.</w:t>
      </w:r>
    </w:p>
    <w:p w:rsidRPr="00EC2F46" w:rsidR="00EC2F46" w:rsidP="00EC2F46" w:rsidRDefault="00EC2F46" w14:paraId="2560EFA2" w14:textId="77777777">
      <w:pPr>
        <w:rPr>
          <w:rFonts w:ascii="Sanofi Sans" w:hAnsi="Sanofi Sans"/>
        </w:rPr>
      </w:pPr>
    </w:p>
    <w:p w:rsidR="000F465E" w:rsidP="00EC2F46" w:rsidRDefault="00EC2F46" w14:paraId="5441F80D" w14:textId="6A05BA2B">
      <w:pPr>
        <w:rPr>
          <w:rFonts w:ascii="Sanofi Sans" w:hAnsi="Sanofi Sans"/>
        </w:rPr>
      </w:pPr>
      <w:r w:rsidRPr="00EC2F46">
        <w:rPr>
          <w:rFonts w:ascii="Sanofi Sans" w:hAnsi="Sanofi Sans"/>
        </w:rPr>
        <w:t>A parenthesis is a special type of operator which is used to give precedence or used for grouping of arguments.</w:t>
      </w:r>
    </w:p>
    <w:p w:rsidR="007028E7" w:rsidP="00EC2F46" w:rsidRDefault="007028E7" w14:paraId="78C3FF79" w14:textId="209CFAF7">
      <w:pPr>
        <w:rPr>
          <w:rFonts w:ascii="Sanofi Sans" w:hAnsi="Sanofi Sans"/>
        </w:rPr>
      </w:pPr>
    </w:p>
    <w:p w:rsidR="007028E7" w:rsidP="00EC2F46" w:rsidRDefault="007028E7" w14:paraId="4154878F" w14:textId="192D1E12">
      <w:pPr>
        <w:rPr>
          <w:rFonts w:ascii="Sanofi Sans" w:hAnsi="Sanofi Sans"/>
        </w:rPr>
      </w:pPr>
      <w:r>
        <w:rPr>
          <w:rFonts w:ascii="Sanofi Sans" w:hAnsi="Sanofi Sans"/>
        </w:rPr>
        <w:t>DAX Basic Syntax:</w:t>
      </w:r>
    </w:p>
    <w:p w:rsidR="008E396D" w:rsidP="00EC2F46" w:rsidRDefault="008E396D" w14:paraId="0B27CD43" w14:textId="2DDB1E99">
      <w:pPr>
        <w:rPr>
          <w:rFonts w:ascii="Sanofi Sans" w:hAnsi="Sanofi Sans"/>
        </w:rPr>
      </w:pPr>
    </w:p>
    <w:p w:rsidR="00AD5BB0" w:rsidP="00EC2F46" w:rsidRDefault="00AD5BB0" w14:paraId="4A319153" w14:textId="5DD67464">
      <w:pPr>
        <w:rPr>
          <w:rFonts w:ascii="Sanofi Sans" w:hAnsi="Sanofi Sans"/>
        </w:rPr>
      </w:pPr>
      <w:r w:rsidRPr="00AD5BB0">
        <w:rPr>
          <w:noProof/>
        </w:rPr>
        <w:drawing>
          <wp:inline distT="0" distB="0" distL="0" distR="0" wp14:anchorId="073C0749" wp14:editId="09AA200A">
            <wp:extent cx="3318009" cy="1743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31297" cy="1750055"/>
                    </a:xfrm>
                    <a:prstGeom prst="rect">
                      <a:avLst/>
                    </a:prstGeom>
                  </pic:spPr>
                </pic:pic>
              </a:graphicData>
            </a:graphic>
          </wp:inline>
        </w:drawing>
      </w:r>
    </w:p>
    <w:p w:rsidR="00AD5BB0" w:rsidP="00EC2F46" w:rsidRDefault="00AD5BB0" w14:paraId="3A4D55AC" w14:textId="77777777">
      <w:pPr>
        <w:rPr>
          <w:rFonts w:ascii="Sanofi Sans" w:hAnsi="Sanofi Sans"/>
        </w:rPr>
      </w:pPr>
    </w:p>
    <w:p w:rsidRPr="00C52592" w:rsidR="008E396D" w:rsidP="008E396D" w:rsidRDefault="008E396D" w14:paraId="77C2735C" w14:textId="77777777">
      <w:pPr>
        <w:rPr>
          <w:rFonts w:ascii="Sanofi Sans" w:hAnsi="Sanofi Sans"/>
        </w:rPr>
      </w:pPr>
      <w:r w:rsidRPr="00C52592">
        <w:rPr>
          <w:rFonts w:ascii="Sanofi Sans" w:hAnsi="Sanofi Sans"/>
        </w:rPr>
        <w:t>A DAX formula always starts with an equal sign (=). After the equals sign, you can provide any expression that evaluates to a scalar, or an expression that can be converted to a scalar. These include the following:</w:t>
      </w:r>
    </w:p>
    <w:p w:rsidRPr="00C52592" w:rsidR="008E396D" w:rsidP="008E396D" w:rsidRDefault="005A1E75" w14:paraId="4EF1C6E0" w14:textId="20B7DD22">
      <w:pPr>
        <w:rPr>
          <w:rFonts w:ascii="Sanofi Sans" w:hAnsi="Sanofi Sans"/>
        </w:rPr>
      </w:pPr>
      <w:r>
        <w:rPr>
          <w:rFonts w:ascii="Sanofi Sans" w:hAnsi="Sanofi Sans"/>
        </w:rPr>
        <w:t>-</w:t>
      </w:r>
      <w:r w:rsidRPr="00C52592" w:rsidR="008E396D">
        <w:rPr>
          <w:rFonts w:ascii="Sanofi Sans" w:hAnsi="Sanofi Sans"/>
        </w:rPr>
        <w:t>A scalar constant, or expression that uses a scalar operator (+,-,*,/,&gt;=,...,&amp;&amp;, ...)</w:t>
      </w:r>
    </w:p>
    <w:p w:rsidRPr="00C52592" w:rsidR="008E396D" w:rsidP="008E396D" w:rsidRDefault="005A1E75" w14:paraId="11E23B28" w14:textId="48AB3220">
      <w:pPr>
        <w:rPr>
          <w:rFonts w:ascii="Sanofi Sans" w:hAnsi="Sanofi Sans"/>
        </w:rPr>
      </w:pPr>
      <w:r>
        <w:rPr>
          <w:rFonts w:ascii="Sanofi Sans" w:hAnsi="Sanofi Sans"/>
        </w:rPr>
        <w:t>-</w:t>
      </w:r>
      <w:r w:rsidRPr="00C52592" w:rsidR="008E396D">
        <w:rPr>
          <w:rFonts w:ascii="Sanofi Sans" w:hAnsi="Sanofi Sans"/>
        </w:rPr>
        <w:t>References to columns or tables. The DAX language always uses tables and columns as inputs to functions, never an array or arbitrary set of values.</w:t>
      </w:r>
    </w:p>
    <w:p w:rsidRPr="00C52592" w:rsidR="008E396D" w:rsidP="008E396D" w:rsidRDefault="005A1E75" w14:paraId="505B6E64" w14:textId="6AAEC81E">
      <w:pPr>
        <w:rPr>
          <w:rFonts w:ascii="Sanofi Sans" w:hAnsi="Sanofi Sans"/>
        </w:rPr>
      </w:pPr>
      <w:r>
        <w:rPr>
          <w:rFonts w:ascii="Sanofi Sans" w:hAnsi="Sanofi Sans"/>
        </w:rPr>
        <w:t>-</w:t>
      </w:r>
      <w:r w:rsidRPr="00C52592" w:rsidR="008E396D">
        <w:rPr>
          <w:rFonts w:ascii="Sanofi Sans" w:hAnsi="Sanofi Sans"/>
        </w:rPr>
        <w:t>Operators, constants, and values provided as part of an expression.</w:t>
      </w:r>
    </w:p>
    <w:p w:rsidRPr="00C52592" w:rsidR="008E396D" w:rsidP="008E396D" w:rsidRDefault="005A1E75" w14:paraId="436E7734" w14:textId="0CCE9900">
      <w:pPr>
        <w:rPr>
          <w:rFonts w:ascii="Sanofi Sans" w:hAnsi="Sanofi Sans"/>
        </w:rPr>
      </w:pPr>
      <w:r>
        <w:rPr>
          <w:rFonts w:ascii="Sanofi Sans" w:hAnsi="Sanofi Sans"/>
        </w:rPr>
        <w:t>-</w:t>
      </w:r>
      <w:r w:rsidRPr="00C52592" w:rsidR="008E396D">
        <w:rPr>
          <w:rFonts w:ascii="Sanofi Sans" w:hAnsi="Sanofi Sans"/>
        </w:rPr>
        <w:t xml:space="preserve">The result of a function and its required arguments. Some DAX functions return a table instead of a </w:t>
      </w:r>
      <w:r w:rsidRPr="00C52592" w:rsidR="000055AB">
        <w:rPr>
          <w:rFonts w:ascii="Sanofi Sans" w:hAnsi="Sanofi Sans"/>
        </w:rPr>
        <w:t>scalar and</w:t>
      </w:r>
      <w:r w:rsidRPr="00C52592" w:rsidR="008E396D">
        <w:rPr>
          <w:rFonts w:ascii="Sanofi Sans" w:hAnsi="Sanofi Sans"/>
        </w:rPr>
        <w:t xml:space="preserve"> must be wrapped in a function that evaluates the table and returns a scalar; unless the table is a single column, single row table, then it is treated as a scalar value.</w:t>
      </w:r>
    </w:p>
    <w:p w:rsidRPr="00F33F3C" w:rsidR="008E396D" w:rsidP="00F33F3C" w:rsidRDefault="008E396D" w14:paraId="48CAEF4C" w14:textId="65E0BCDA">
      <w:pPr>
        <w:ind w:left="90"/>
        <w:rPr>
          <w:rFonts w:ascii="Sanofi Sans" w:hAnsi="Sanofi Sans"/>
          <w:i/>
          <w:iCs/>
        </w:rPr>
      </w:pPr>
      <w:r w:rsidRPr="00F33F3C">
        <w:rPr>
          <w:rFonts w:ascii="Sanofi Sans" w:hAnsi="Sanofi Sans"/>
          <w:i/>
          <w:iCs/>
        </w:rPr>
        <w:t>Most DAX functions require one or more arguments, which can include tables, columns, expressions, and values. However, some functions, such as PI, do not require any arguments, but always require parentheses to indicate the null argument. For example, you must always type PI(), not PI. You can also nest functions within other functions.</w:t>
      </w:r>
    </w:p>
    <w:p w:rsidR="008E396D" w:rsidP="008E396D" w:rsidRDefault="005A1E75" w14:paraId="6A971BC7" w14:textId="2CCFDD6E">
      <w:pPr>
        <w:rPr>
          <w:rFonts w:ascii="Sanofi Sans" w:hAnsi="Sanofi Sans"/>
        </w:rPr>
      </w:pPr>
      <w:r>
        <w:rPr>
          <w:rFonts w:ascii="Sanofi Sans" w:hAnsi="Sanofi Sans"/>
        </w:rPr>
        <w:t>-</w:t>
      </w:r>
      <w:r w:rsidRPr="00C52592" w:rsidR="008E396D">
        <w:rPr>
          <w:rFonts w:ascii="Sanofi Sans" w:hAnsi="Sanofi Sans"/>
        </w:rPr>
        <w:t>Expressions. An expression can contain any or all of the following: operators, constants, or references to columns.</w:t>
      </w:r>
    </w:p>
    <w:p w:rsidR="00F33F3C" w:rsidRDefault="00F33F3C" w14:paraId="77D5D23F" w14:textId="60EFC281">
      <w:pPr>
        <w:spacing w:line="240" w:lineRule="auto"/>
        <w:rPr>
          <w:rFonts w:ascii="Sanofi Sans" w:hAnsi="Sanofi Sans"/>
        </w:rPr>
      </w:pPr>
      <w:r>
        <w:rPr>
          <w:rFonts w:ascii="Sanofi Sans" w:hAnsi="Sanofi Sans"/>
        </w:rPr>
        <w:br w:type="page"/>
      </w:r>
    </w:p>
    <w:p w:rsidR="00D26213" w:rsidP="008E396D" w:rsidRDefault="00D26213" w14:paraId="3D6E980F" w14:textId="3C2523A9">
      <w:pPr>
        <w:rPr>
          <w:rFonts w:ascii="Sanofi Sans" w:hAnsi="Sanofi Sans"/>
        </w:rPr>
      </w:pPr>
      <w:r>
        <w:rPr>
          <w:rFonts w:ascii="Sanofi Sans" w:hAnsi="Sanofi Sans"/>
        </w:rPr>
        <w:t>DAX Syntax Example:</w:t>
      </w:r>
    </w:p>
    <w:p w:rsidR="00D26213" w:rsidP="008E396D" w:rsidRDefault="00D26213" w14:paraId="377C338C" w14:textId="7D42D210">
      <w:pPr>
        <w:rPr>
          <w:rFonts w:ascii="Sanofi Sans" w:hAnsi="Sanofi Sans"/>
        </w:rPr>
      </w:pPr>
    </w:p>
    <w:p w:rsidR="00D25E18" w:rsidP="008E396D" w:rsidRDefault="00D25E18" w14:paraId="0781A77A" w14:textId="2B16CDE9">
      <w:pPr>
        <w:rPr>
          <w:rFonts w:ascii="Sanofi Sans" w:hAnsi="Sanofi Sans"/>
        </w:rPr>
      </w:pPr>
      <w:r w:rsidRPr="00D25E18">
        <w:rPr>
          <w:noProof/>
        </w:rPr>
        <w:drawing>
          <wp:inline distT="0" distB="0" distL="0" distR="0" wp14:anchorId="2B807B20" wp14:editId="7B004613">
            <wp:extent cx="4000000" cy="1638095"/>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00000" cy="1638095"/>
                    </a:xfrm>
                    <a:prstGeom prst="rect">
                      <a:avLst/>
                    </a:prstGeom>
                  </pic:spPr>
                </pic:pic>
              </a:graphicData>
            </a:graphic>
          </wp:inline>
        </w:drawing>
      </w:r>
    </w:p>
    <w:p w:rsidRPr="003307AF" w:rsidR="00CA652B" w:rsidP="00CA652B" w:rsidRDefault="00CA652B" w14:paraId="15DF632C" w14:textId="77777777">
      <w:pPr>
        <w:autoSpaceDE w:val="0"/>
        <w:autoSpaceDN w:val="0"/>
        <w:adjustRightInd w:val="0"/>
        <w:rPr>
          <w:rFonts w:ascii="Sanofi Sans" w:hAnsi="Sanofi Sans" w:cs="PalatinoLinotype-Roman"/>
          <w:sz w:val="22"/>
          <w:szCs w:val="22"/>
        </w:rPr>
      </w:pPr>
      <w:r w:rsidRPr="003307AF">
        <w:rPr>
          <w:rFonts w:ascii="Sanofi Sans" w:hAnsi="Sanofi Sans" w:cs="PalatinoLinotype-Roman"/>
          <w:sz w:val="22"/>
          <w:szCs w:val="22"/>
        </w:rPr>
        <w:t>This DAX expression can be broken down as follows:</w:t>
      </w:r>
    </w:p>
    <w:p w:rsidRPr="003307AF" w:rsidR="00CA652B" w:rsidP="00CA652B" w:rsidRDefault="00CA652B" w14:paraId="35EC4ADA" w14:textId="77777777">
      <w:pPr>
        <w:autoSpaceDE w:val="0"/>
        <w:autoSpaceDN w:val="0"/>
        <w:adjustRightInd w:val="0"/>
        <w:rPr>
          <w:rFonts w:ascii="Sanofi Sans" w:hAnsi="Sanofi Sans" w:cs="PalatinoLinotype-Roman"/>
          <w:sz w:val="22"/>
          <w:szCs w:val="22"/>
        </w:rPr>
      </w:pPr>
      <w:r w:rsidRPr="003307AF">
        <w:rPr>
          <w:rFonts w:ascii="Sanofi Sans" w:hAnsi="Sanofi Sans" w:cs="PalatinoLinotype-Roman"/>
          <w:sz w:val="22"/>
          <w:szCs w:val="22"/>
        </w:rPr>
        <w:t xml:space="preserve">1. We start with the name we want to give to the measure, which in this case is </w:t>
      </w:r>
      <w:r w:rsidRPr="003307AF">
        <w:rPr>
          <w:rFonts w:ascii="Sanofi Sans" w:hAnsi="Sanofi Sans" w:cs="PalatinoLinotype-Bold"/>
          <w:b/>
          <w:bCs/>
          <w:sz w:val="22"/>
          <w:szCs w:val="22"/>
        </w:rPr>
        <w:t>Vaccine Sales Quantity</w:t>
      </w:r>
      <w:r w:rsidRPr="003307AF">
        <w:rPr>
          <w:rFonts w:ascii="Sanofi Sans" w:hAnsi="Sanofi Sans" w:cs="PalatinoLinotype-Roman"/>
          <w:sz w:val="22"/>
          <w:szCs w:val="22"/>
        </w:rPr>
        <w:t>.</w:t>
      </w:r>
    </w:p>
    <w:p w:rsidRPr="003307AF" w:rsidR="00CA652B" w:rsidP="00CA652B" w:rsidRDefault="00CA652B" w14:paraId="45006C0E" w14:textId="77777777">
      <w:pPr>
        <w:autoSpaceDE w:val="0"/>
        <w:autoSpaceDN w:val="0"/>
        <w:adjustRightInd w:val="0"/>
        <w:rPr>
          <w:rFonts w:ascii="Sanofi Sans" w:hAnsi="Sanofi Sans" w:cs="PalatinoLinotype-Roman"/>
          <w:sz w:val="22"/>
          <w:szCs w:val="22"/>
        </w:rPr>
      </w:pPr>
      <w:r w:rsidRPr="003307AF">
        <w:rPr>
          <w:rFonts w:ascii="Sanofi Sans" w:hAnsi="Sanofi Sans" w:cs="PalatinoLinotype-Roman"/>
          <w:sz w:val="22"/>
          <w:szCs w:val="22"/>
        </w:rPr>
        <w:t>2. The equals sign operator (</w:t>
      </w:r>
      <w:r w:rsidRPr="003307AF">
        <w:rPr>
          <w:rFonts w:ascii="Sanofi Sans" w:hAnsi="Sanofi Sans" w:cs="FreeMono"/>
          <w:sz w:val="22"/>
          <w:szCs w:val="22"/>
        </w:rPr>
        <w:t>=</w:t>
      </w:r>
      <w:r w:rsidRPr="003307AF">
        <w:rPr>
          <w:rFonts w:ascii="Sanofi Sans" w:hAnsi="Sanofi Sans" w:cs="PalatinoLinotype-Roman"/>
          <w:sz w:val="22"/>
          <w:szCs w:val="22"/>
        </w:rPr>
        <w:t xml:space="preserve">) defines the start of the DAX formula. </w:t>
      </w:r>
    </w:p>
    <w:p w:rsidRPr="003307AF" w:rsidR="00CA652B" w:rsidP="00CA652B" w:rsidRDefault="00CA652B" w14:paraId="3C3E2D47" w14:textId="77777777">
      <w:pPr>
        <w:autoSpaceDE w:val="0"/>
        <w:autoSpaceDN w:val="0"/>
        <w:adjustRightInd w:val="0"/>
        <w:rPr>
          <w:rFonts w:ascii="Sanofi Sans" w:hAnsi="Sanofi Sans" w:cs="PalatinoLinotype-Roman"/>
          <w:sz w:val="22"/>
          <w:szCs w:val="22"/>
        </w:rPr>
      </w:pPr>
      <w:r w:rsidRPr="003307AF">
        <w:rPr>
          <w:rFonts w:ascii="Sanofi Sans" w:hAnsi="Sanofi Sans" w:cs="PalatinoLinotype-Roman"/>
          <w:sz w:val="22"/>
          <w:szCs w:val="22"/>
        </w:rPr>
        <w:t xml:space="preserve">3. Our measure uses the </w:t>
      </w:r>
      <w:r w:rsidRPr="003307AF">
        <w:rPr>
          <w:rFonts w:ascii="Sanofi Sans" w:hAnsi="Sanofi Sans" w:cs="FreeMono"/>
          <w:sz w:val="22"/>
          <w:szCs w:val="22"/>
        </w:rPr>
        <w:t xml:space="preserve">CALCULATE </w:t>
      </w:r>
      <w:r w:rsidRPr="003307AF">
        <w:rPr>
          <w:rFonts w:ascii="Sanofi Sans" w:hAnsi="Sanofi Sans" w:cs="PalatinoLinotype-Roman"/>
          <w:sz w:val="22"/>
          <w:szCs w:val="22"/>
        </w:rPr>
        <w:t>function, which takes an expression or measure as the first argument and then modifies the filter context in which it is evaluated, using the filters given in the following parameters.</w:t>
      </w:r>
    </w:p>
    <w:p w:rsidRPr="003307AF" w:rsidR="00CA652B" w:rsidP="00CA652B" w:rsidRDefault="00CA652B" w14:paraId="385BCE9E" w14:textId="77777777">
      <w:pPr>
        <w:autoSpaceDE w:val="0"/>
        <w:autoSpaceDN w:val="0"/>
        <w:adjustRightInd w:val="0"/>
        <w:rPr>
          <w:rFonts w:ascii="Sanofi Sans" w:hAnsi="Sanofi Sans" w:cs="PalatinoLinotype-Roman"/>
          <w:sz w:val="22"/>
          <w:szCs w:val="22"/>
        </w:rPr>
      </w:pPr>
      <w:r w:rsidRPr="003307AF">
        <w:rPr>
          <w:rFonts w:ascii="Sanofi Sans" w:hAnsi="Sanofi Sans" w:cs="PalatinoLinotype-Roman"/>
          <w:sz w:val="22"/>
          <w:szCs w:val="22"/>
        </w:rPr>
        <w:t xml:space="preserve">4. The opening parenthesis specifies the start of the arguments being passed to the </w:t>
      </w:r>
      <w:r w:rsidRPr="003307AF">
        <w:rPr>
          <w:rFonts w:ascii="Sanofi Sans" w:hAnsi="Sanofi Sans" w:cs="FreeMono"/>
          <w:sz w:val="22"/>
          <w:szCs w:val="22"/>
        </w:rPr>
        <w:t xml:space="preserve">CALCULATE </w:t>
      </w:r>
      <w:r w:rsidRPr="003307AF">
        <w:rPr>
          <w:rFonts w:ascii="Sanofi Sans" w:hAnsi="Sanofi Sans" w:cs="PalatinoLinotype-Roman"/>
          <w:sz w:val="22"/>
          <w:szCs w:val="22"/>
        </w:rPr>
        <w:t>function.</w:t>
      </w:r>
    </w:p>
    <w:p w:rsidRPr="003307AF" w:rsidR="00CA652B" w:rsidP="00CA652B" w:rsidRDefault="00CA652B" w14:paraId="3512445D" w14:textId="77777777">
      <w:pPr>
        <w:autoSpaceDE w:val="0"/>
        <w:autoSpaceDN w:val="0"/>
        <w:adjustRightInd w:val="0"/>
        <w:rPr>
          <w:rFonts w:ascii="Sanofi Sans" w:hAnsi="Sanofi Sans" w:cs="PalatinoLinotype-Roman"/>
          <w:sz w:val="22"/>
          <w:szCs w:val="22"/>
        </w:rPr>
      </w:pPr>
      <w:r w:rsidRPr="003307AF">
        <w:rPr>
          <w:rFonts w:ascii="Sanofi Sans" w:hAnsi="Sanofi Sans" w:cs="PalatinoLinotype-Roman"/>
          <w:sz w:val="22"/>
          <w:szCs w:val="22"/>
        </w:rPr>
        <w:t xml:space="preserve">5. The measure </w:t>
      </w:r>
      <w:r w:rsidRPr="003307AF">
        <w:rPr>
          <w:rFonts w:ascii="Sanofi Sans" w:hAnsi="Sanofi Sans" w:cs="PalatinoLinotype-Bold"/>
          <w:b/>
          <w:bCs/>
          <w:sz w:val="22"/>
          <w:szCs w:val="22"/>
        </w:rPr>
        <w:t xml:space="preserve">Sum of Sales Quantity Measure </w:t>
      </w:r>
      <w:r w:rsidRPr="003307AF">
        <w:rPr>
          <w:rFonts w:ascii="Sanofi Sans" w:hAnsi="Sanofi Sans" w:cs="PalatinoLinotype-Roman"/>
          <w:sz w:val="22"/>
          <w:szCs w:val="22"/>
        </w:rPr>
        <w:t xml:space="preserve">calculates the total sum of values in the </w:t>
      </w:r>
      <w:r w:rsidRPr="003307AF">
        <w:rPr>
          <w:rFonts w:ascii="Sanofi Sans" w:hAnsi="Sanofi Sans" w:cs="PalatinoLinotype-Bold"/>
          <w:b/>
          <w:bCs/>
          <w:sz w:val="22"/>
          <w:szCs w:val="22"/>
        </w:rPr>
        <w:t xml:space="preserve">Sales Quantity </w:t>
      </w:r>
      <w:r w:rsidRPr="003307AF">
        <w:rPr>
          <w:rFonts w:ascii="Sanofi Sans" w:hAnsi="Sanofi Sans" w:cs="PalatinoLinotype-Roman"/>
          <w:sz w:val="22"/>
          <w:szCs w:val="22"/>
        </w:rPr>
        <w:t xml:space="preserve">column of the </w:t>
      </w:r>
      <w:r w:rsidRPr="003307AF">
        <w:rPr>
          <w:rFonts w:ascii="Sanofi Sans" w:hAnsi="Sanofi Sans" w:cs="PalatinoLinotype-Bold"/>
          <w:b/>
          <w:bCs/>
          <w:sz w:val="22"/>
          <w:szCs w:val="22"/>
        </w:rPr>
        <w:t xml:space="preserve">Sales </w:t>
      </w:r>
      <w:r w:rsidRPr="003307AF">
        <w:rPr>
          <w:rFonts w:ascii="Sanofi Sans" w:hAnsi="Sanofi Sans" w:cs="PalatinoLinotype-Roman"/>
          <w:sz w:val="22"/>
          <w:szCs w:val="22"/>
        </w:rPr>
        <w:t xml:space="preserve">table. </w:t>
      </w:r>
    </w:p>
    <w:p w:rsidRPr="003307AF" w:rsidR="00CA652B" w:rsidP="00CA652B" w:rsidRDefault="00CA652B" w14:paraId="18D569C5" w14:textId="77777777">
      <w:pPr>
        <w:autoSpaceDE w:val="0"/>
        <w:autoSpaceDN w:val="0"/>
        <w:adjustRightInd w:val="0"/>
        <w:rPr>
          <w:rFonts w:ascii="Consolas" w:hAnsi="Consolas" w:cs="FreeMono"/>
          <w:sz w:val="22"/>
          <w:szCs w:val="22"/>
        </w:rPr>
      </w:pPr>
      <w:r w:rsidRPr="003307AF">
        <w:rPr>
          <w:rFonts w:ascii="Sanofi Sans" w:hAnsi="Sanofi Sans" w:cs="PalatinoLinotype-Roman"/>
          <w:sz w:val="22"/>
          <w:szCs w:val="22"/>
        </w:rPr>
        <w:t xml:space="preserve">It is defined using this expression: </w:t>
      </w:r>
      <w:r w:rsidRPr="003307AF">
        <w:rPr>
          <w:rFonts w:ascii="Consolas" w:hAnsi="Consolas" w:cs="FreeMono"/>
          <w:sz w:val="22"/>
          <w:szCs w:val="22"/>
        </w:rPr>
        <w:t>Sum of Sales Quantity Measure = SUM ( Sales[Sale Quantity] )</w:t>
      </w:r>
    </w:p>
    <w:p w:rsidRPr="003307AF" w:rsidR="00CA652B" w:rsidP="00CA652B" w:rsidRDefault="00CA652B" w14:paraId="4E477711" w14:textId="77777777">
      <w:pPr>
        <w:autoSpaceDE w:val="0"/>
        <w:autoSpaceDN w:val="0"/>
        <w:adjustRightInd w:val="0"/>
        <w:rPr>
          <w:rFonts w:ascii="Sanofi Sans" w:hAnsi="Sanofi Sans" w:cs="PalatinoLinotype-Roman"/>
          <w:sz w:val="22"/>
          <w:szCs w:val="22"/>
        </w:rPr>
      </w:pPr>
      <w:r w:rsidRPr="003307AF">
        <w:rPr>
          <w:rFonts w:ascii="Sanofi Sans" w:hAnsi="Sanofi Sans" w:cs="PalatinoLinotype-Roman"/>
          <w:sz w:val="22"/>
          <w:szCs w:val="22"/>
        </w:rPr>
        <w:t>6. The comma separates the expression passed as the first argument from the filter argument.</w:t>
      </w:r>
    </w:p>
    <w:p w:rsidRPr="003307AF" w:rsidR="00CA652B" w:rsidP="00CA652B" w:rsidRDefault="00CA652B" w14:paraId="26AFB27A" w14:textId="77777777">
      <w:pPr>
        <w:autoSpaceDE w:val="0"/>
        <w:autoSpaceDN w:val="0"/>
        <w:adjustRightInd w:val="0"/>
        <w:rPr>
          <w:rFonts w:ascii="Sanofi Sans" w:hAnsi="Sanofi Sans" w:cs="PalatinoLinotype-Roman"/>
          <w:sz w:val="22"/>
          <w:szCs w:val="22"/>
        </w:rPr>
      </w:pPr>
      <w:r w:rsidRPr="003307AF">
        <w:rPr>
          <w:rFonts w:ascii="Sanofi Sans" w:hAnsi="Sanofi Sans" w:cs="PalatinoLinotype-Roman"/>
          <w:sz w:val="22"/>
          <w:szCs w:val="22"/>
        </w:rPr>
        <w:t>7. This gives the table and column name that we will use to modify the initial filter context used to evaluate the measure or expression given in the first argument.</w:t>
      </w:r>
    </w:p>
    <w:p w:rsidRPr="003307AF" w:rsidR="00CA652B" w:rsidP="00CA652B" w:rsidRDefault="00CA652B" w14:paraId="3D5EA9FE" w14:textId="77777777">
      <w:pPr>
        <w:rPr>
          <w:rFonts w:ascii="Sanofi Sans" w:hAnsi="Sanofi Sans" w:cs="PalatinoLinotype-Roman"/>
          <w:sz w:val="22"/>
          <w:szCs w:val="22"/>
        </w:rPr>
      </w:pPr>
      <w:r w:rsidRPr="003307AF">
        <w:rPr>
          <w:rFonts w:ascii="Sanofi Sans" w:hAnsi="Sanofi Sans" w:cs="PalatinoLinotype-Roman"/>
          <w:sz w:val="22"/>
          <w:szCs w:val="22"/>
        </w:rPr>
        <w:t>8. This specifies the value that we want to filter the given column for, which will then define the new filter context.</w:t>
      </w:r>
    </w:p>
    <w:p w:rsidRPr="00C52592" w:rsidR="00CA652B" w:rsidP="008E396D" w:rsidRDefault="00CA652B" w14:paraId="24E61B8B" w14:textId="77777777">
      <w:pPr>
        <w:rPr>
          <w:rFonts w:ascii="Sanofi Sans" w:hAnsi="Sanofi Sans"/>
        </w:rPr>
      </w:pPr>
    </w:p>
    <w:p w:rsidRPr="0017473D" w:rsidR="000F465E" w:rsidP="000F465E" w:rsidRDefault="000F465E" w14:paraId="28091005" w14:textId="2C593F56">
      <w:pPr>
        <w:pStyle w:val="Heading1"/>
      </w:pPr>
      <w:bookmarkStart w:name="_Toc118888667" w:id="5"/>
      <w:r>
        <w:t>DAX Common Functions</w:t>
      </w:r>
      <w:bookmarkEnd w:id="5"/>
    </w:p>
    <w:p w:rsidR="000F465E" w:rsidP="00944472" w:rsidRDefault="00944472" w14:paraId="44E7132C" w14:textId="65317DC3">
      <w:pPr>
        <w:rPr>
          <w:rFonts w:ascii="Sanofi Sans" w:hAnsi="Sanofi Sans"/>
        </w:rPr>
      </w:pPr>
      <w:r w:rsidRPr="00944472">
        <w:rPr>
          <w:rFonts w:ascii="Sanofi Sans" w:hAnsi="Sanofi Sans"/>
        </w:rPr>
        <w:t>DAX includes a rich set of functions that allow you to perform aggregations, look up values</w:t>
      </w:r>
      <w:r>
        <w:rPr>
          <w:rFonts w:ascii="Sanofi Sans" w:hAnsi="Sanofi Sans"/>
        </w:rPr>
        <w:t xml:space="preserve"> </w:t>
      </w:r>
      <w:r w:rsidRPr="00944472">
        <w:rPr>
          <w:rFonts w:ascii="Sanofi Sans" w:hAnsi="Sanofi Sans"/>
        </w:rPr>
        <w:t>in related tables, and manipulate text and perform time-based business intelligence. If you</w:t>
      </w:r>
      <w:r>
        <w:rPr>
          <w:rFonts w:ascii="Sanofi Sans" w:hAnsi="Sanofi Sans"/>
        </w:rPr>
        <w:t xml:space="preserve"> </w:t>
      </w:r>
      <w:r w:rsidRPr="00944472">
        <w:rPr>
          <w:rFonts w:ascii="Sanofi Sans" w:hAnsi="Sanofi Sans"/>
        </w:rPr>
        <w:t>have used formulas in Excel, then many will appear very similar. However, you should</w:t>
      </w:r>
      <w:r>
        <w:rPr>
          <w:rFonts w:ascii="Sanofi Sans" w:hAnsi="Sanofi Sans"/>
        </w:rPr>
        <w:t xml:space="preserve"> </w:t>
      </w:r>
      <w:r w:rsidRPr="00944472">
        <w:rPr>
          <w:rFonts w:ascii="Sanofi Sans" w:hAnsi="Sanofi Sans"/>
        </w:rPr>
        <w:t>remember that while Excel is based around cells, DAX works with columns and tables. By</w:t>
      </w:r>
      <w:r w:rsidR="00C03CF9">
        <w:rPr>
          <w:rFonts w:ascii="Sanofi Sans" w:hAnsi="Sanofi Sans"/>
        </w:rPr>
        <w:t xml:space="preserve"> </w:t>
      </w:r>
      <w:r w:rsidRPr="00944472">
        <w:rPr>
          <w:rFonts w:ascii="Sanofi Sans" w:hAnsi="Sanofi Sans"/>
        </w:rPr>
        <w:t>default, a DAX function will reference a complete column or table, and you will need to</w:t>
      </w:r>
      <w:r w:rsidR="00C03CF9">
        <w:rPr>
          <w:rFonts w:ascii="Sanofi Sans" w:hAnsi="Sanofi Sans"/>
        </w:rPr>
        <w:t xml:space="preserve"> </w:t>
      </w:r>
      <w:r w:rsidRPr="00944472">
        <w:rPr>
          <w:rFonts w:ascii="Sanofi Sans" w:hAnsi="Sanofi Sans"/>
        </w:rPr>
        <w:t>add filters to the formula if you require a particular subset of the data held in a table.</w:t>
      </w:r>
      <w:r w:rsidRPr="00944472">
        <w:rPr>
          <w:rFonts w:ascii="Sanofi Sans" w:hAnsi="Sanofi Sans"/>
        </w:rPr>
        <w:cr/>
      </w:r>
    </w:p>
    <w:p w:rsidR="00C03CF9" w:rsidP="00C03CF9" w:rsidRDefault="00C03CF9" w14:paraId="6C03478D" w14:textId="77777777">
      <w:pPr>
        <w:rPr>
          <w:rFonts w:ascii="Sanofi Sans" w:hAnsi="Sanofi Sans"/>
        </w:rPr>
      </w:pPr>
      <w:r w:rsidRPr="00C03CF9">
        <w:rPr>
          <w:rFonts w:ascii="Sanofi Sans" w:hAnsi="Sanofi Sans"/>
        </w:rPr>
        <w:t xml:space="preserve">DAX functions can be grouped depending on their functionality. </w:t>
      </w:r>
    </w:p>
    <w:p w:rsidR="00A92D06" w:rsidP="00C03CF9" w:rsidRDefault="00A92D06" w14:paraId="0BE403E8" w14:textId="77777777">
      <w:pPr>
        <w:rPr>
          <w:rFonts w:ascii="Sanofi Sans" w:hAnsi="Sanofi Sans"/>
        </w:rPr>
      </w:pPr>
    </w:p>
    <w:p w:rsidRPr="00C03CF9" w:rsidR="00C03CF9" w:rsidP="00C03CF9" w:rsidRDefault="00C03CF9" w14:paraId="276F294C" w14:textId="6C40C575">
      <w:pPr>
        <w:rPr>
          <w:rFonts w:ascii="Sanofi Sans" w:hAnsi="Sanofi Sans"/>
        </w:rPr>
      </w:pPr>
      <w:r w:rsidRPr="00C03CF9">
        <w:rPr>
          <w:rFonts w:ascii="Sanofi Sans" w:hAnsi="Sanofi Sans"/>
        </w:rPr>
        <w:t>The following lists each of</w:t>
      </w:r>
      <w:r>
        <w:rPr>
          <w:rFonts w:ascii="Sanofi Sans" w:hAnsi="Sanofi Sans"/>
        </w:rPr>
        <w:t xml:space="preserve"> </w:t>
      </w:r>
      <w:r w:rsidRPr="00C03CF9">
        <w:rPr>
          <w:rFonts w:ascii="Sanofi Sans" w:hAnsi="Sanofi Sans"/>
        </w:rPr>
        <w:t>these groups, along with a brief explanation of what functionality the functions in that</w:t>
      </w:r>
      <w:r>
        <w:rPr>
          <w:rFonts w:ascii="Sanofi Sans" w:hAnsi="Sanofi Sans"/>
        </w:rPr>
        <w:t xml:space="preserve"> </w:t>
      </w:r>
      <w:r w:rsidRPr="00C03CF9">
        <w:rPr>
          <w:rFonts w:ascii="Sanofi Sans" w:hAnsi="Sanofi Sans"/>
        </w:rPr>
        <w:t>group provide:</w:t>
      </w:r>
    </w:p>
    <w:p w:rsidRPr="00441A54" w:rsidR="00C03CF9" w:rsidP="329C1B6E" w:rsidRDefault="00C03CF9" w14:paraId="34FDD2EF" w14:textId="00A4F3EB">
      <w:pPr>
        <w:pStyle w:val="ListParagraph"/>
        <w:numPr>
          <w:ilvl w:val="0"/>
          <w:numId w:val="6"/>
        </w:numPr>
        <w:rPr>
          <w:rFonts w:ascii="Sanofi Sans" w:hAnsi="Sanofi Sans"/>
          <w:sz w:val="22"/>
          <w:szCs w:val="22"/>
          <w:lang w:val="en-US"/>
        </w:rPr>
      </w:pPr>
      <w:r w:rsidRPr="329C1B6E" w:rsidR="00C03CF9">
        <w:rPr>
          <w:rFonts w:ascii="Sanofi Sans" w:hAnsi="Sanofi Sans"/>
          <w:b w:val="1"/>
          <w:bCs w:val="1"/>
          <w:sz w:val="22"/>
          <w:szCs w:val="22"/>
          <w:lang w:val="en-US"/>
        </w:rPr>
        <w:t>Aggregation functions</w:t>
      </w:r>
      <w:r w:rsidRPr="329C1B6E" w:rsidR="00C03CF9">
        <w:rPr>
          <w:rFonts w:ascii="Sanofi Sans" w:hAnsi="Sanofi Sans"/>
          <w:sz w:val="22"/>
          <w:szCs w:val="22"/>
          <w:lang w:val="en-US"/>
        </w:rPr>
        <w:t>: These functions will aggregate the values in a column of</w:t>
      </w:r>
      <w:r w:rsidRPr="329C1B6E" w:rsidR="007521C8">
        <w:rPr>
          <w:rFonts w:ascii="Sanofi Sans" w:hAnsi="Sanofi Sans"/>
          <w:sz w:val="22"/>
          <w:szCs w:val="22"/>
          <w:lang w:val="en-US"/>
        </w:rPr>
        <w:t xml:space="preserve"> </w:t>
      </w:r>
      <w:r w:rsidRPr="329C1B6E" w:rsidR="00C03CF9">
        <w:rPr>
          <w:rFonts w:ascii="Sanofi Sans" w:hAnsi="Sanofi Sans"/>
          <w:sz w:val="22"/>
          <w:szCs w:val="22"/>
          <w:lang w:val="en-US"/>
        </w:rPr>
        <w:t xml:space="preserve">a </w:t>
      </w:r>
      <w:r w:rsidRPr="329C1B6E" w:rsidR="007521C8">
        <w:rPr>
          <w:rFonts w:ascii="Sanofi Sans" w:hAnsi="Sanofi Sans"/>
          <w:sz w:val="22"/>
          <w:szCs w:val="22"/>
          <w:lang w:val="en-US"/>
        </w:rPr>
        <w:t>table or</w:t>
      </w:r>
      <w:r w:rsidRPr="329C1B6E" w:rsidR="00C03CF9">
        <w:rPr>
          <w:rFonts w:ascii="Sanofi Sans" w:hAnsi="Sanofi Sans"/>
          <w:sz w:val="22"/>
          <w:szCs w:val="22"/>
          <w:lang w:val="en-US"/>
        </w:rPr>
        <w:t xml:space="preserve"> will apply aggregation to an expression that is evaluated by iterating</w:t>
      </w:r>
      <w:r w:rsidRPr="329C1B6E" w:rsidR="007521C8">
        <w:rPr>
          <w:rFonts w:ascii="Sanofi Sans" w:hAnsi="Sanofi Sans"/>
          <w:sz w:val="22"/>
          <w:szCs w:val="22"/>
          <w:lang w:val="en-US"/>
        </w:rPr>
        <w:t xml:space="preserve"> </w:t>
      </w:r>
      <w:r w:rsidRPr="329C1B6E" w:rsidR="00C03CF9">
        <w:rPr>
          <w:rFonts w:ascii="Sanofi Sans" w:hAnsi="Sanofi Sans"/>
          <w:sz w:val="22"/>
          <w:szCs w:val="22"/>
          <w:lang w:val="en-US"/>
        </w:rPr>
        <w:t>over a table.</w:t>
      </w:r>
      <w:r w:rsidRPr="329C1B6E" w:rsidR="00C03CF9">
        <w:rPr>
          <w:rFonts w:ascii="Sanofi Sans" w:hAnsi="Sanofi Sans"/>
          <w:sz w:val="22"/>
          <w:szCs w:val="22"/>
          <w:lang w:val="en-US"/>
        </w:rPr>
        <w:t xml:space="preserve"> Functions in this group will return a scalar value.</w:t>
      </w:r>
    </w:p>
    <w:p w:rsidRPr="00441A54" w:rsidR="00C03CF9" w:rsidP="329C1B6E" w:rsidRDefault="00C03CF9" w14:paraId="231E78A6" w14:textId="5B492205">
      <w:pPr>
        <w:pStyle w:val="ListParagraph"/>
        <w:numPr>
          <w:ilvl w:val="0"/>
          <w:numId w:val="6"/>
        </w:numPr>
        <w:rPr>
          <w:rFonts w:ascii="Sanofi Sans" w:hAnsi="Sanofi Sans"/>
          <w:sz w:val="22"/>
          <w:szCs w:val="22"/>
          <w:lang w:val="en-US"/>
        </w:rPr>
      </w:pPr>
      <w:r w:rsidRPr="329C1B6E" w:rsidR="00C03CF9">
        <w:rPr>
          <w:rFonts w:ascii="Sanofi Sans" w:hAnsi="Sanofi Sans"/>
          <w:b w:val="1"/>
          <w:bCs w:val="1"/>
          <w:sz w:val="22"/>
          <w:szCs w:val="22"/>
          <w:lang w:val="en-US"/>
        </w:rPr>
        <w:t>Date and time functions</w:t>
      </w:r>
      <w:r w:rsidRPr="329C1B6E" w:rsidR="00C03CF9">
        <w:rPr>
          <w:rFonts w:ascii="Sanofi Sans" w:hAnsi="Sanofi Sans"/>
          <w:sz w:val="22"/>
          <w:szCs w:val="22"/>
          <w:lang w:val="en-US"/>
        </w:rPr>
        <w:t xml:space="preserve">: These functions are </w:t>
      </w:r>
      <w:r w:rsidRPr="329C1B6E" w:rsidR="00C03CF9">
        <w:rPr>
          <w:rFonts w:ascii="Sanofi Sans" w:hAnsi="Sanofi Sans"/>
          <w:sz w:val="22"/>
          <w:szCs w:val="22"/>
          <w:lang w:val="en-US"/>
        </w:rPr>
        <w:t>very similar</w:t>
      </w:r>
      <w:r w:rsidRPr="329C1B6E" w:rsidR="00C03CF9">
        <w:rPr>
          <w:rFonts w:ascii="Sanofi Sans" w:hAnsi="Sanofi Sans"/>
          <w:sz w:val="22"/>
          <w:szCs w:val="22"/>
          <w:lang w:val="en-US"/>
        </w:rPr>
        <w:t xml:space="preserve"> to the date and time</w:t>
      </w:r>
      <w:r w:rsidRPr="329C1B6E" w:rsidR="007521C8">
        <w:rPr>
          <w:rFonts w:ascii="Sanofi Sans" w:hAnsi="Sanofi Sans"/>
          <w:sz w:val="22"/>
          <w:szCs w:val="22"/>
          <w:lang w:val="en-US"/>
        </w:rPr>
        <w:t xml:space="preserve"> </w:t>
      </w:r>
      <w:r w:rsidRPr="329C1B6E" w:rsidR="00C03CF9">
        <w:rPr>
          <w:rFonts w:ascii="Sanofi Sans" w:hAnsi="Sanofi Sans"/>
          <w:sz w:val="22"/>
          <w:szCs w:val="22"/>
          <w:lang w:val="en-US"/>
        </w:rPr>
        <w:t>functions found in Excel, except that they make use of the date and time data</w:t>
      </w:r>
      <w:r w:rsidRPr="329C1B6E" w:rsidR="007521C8">
        <w:rPr>
          <w:rFonts w:ascii="Sanofi Sans" w:hAnsi="Sanofi Sans"/>
          <w:sz w:val="22"/>
          <w:szCs w:val="22"/>
          <w:lang w:val="en-US"/>
        </w:rPr>
        <w:t xml:space="preserve"> </w:t>
      </w:r>
      <w:r w:rsidRPr="329C1B6E" w:rsidR="00C03CF9">
        <w:rPr>
          <w:rFonts w:ascii="Sanofi Sans" w:hAnsi="Sanofi Sans"/>
          <w:sz w:val="22"/>
          <w:szCs w:val="22"/>
          <w:lang w:val="en-US"/>
        </w:rPr>
        <w:t>types used in SQL Server.</w:t>
      </w:r>
    </w:p>
    <w:p w:rsidRPr="00441A54" w:rsidR="00C03CF9" w:rsidP="00532830" w:rsidRDefault="00C03CF9" w14:paraId="0150D15B" w14:textId="385A32A8">
      <w:pPr>
        <w:pStyle w:val="ListParagraph"/>
        <w:numPr>
          <w:ilvl w:val="0"/>
          <w:numId w:val="6"/>
        </w:numPr>
        <w:rPr>
          <w:rFonts w:ascii="Sanofi Sans" w:hAnsi="Sanofi Sans"/>
          <w:sz w:val="22"/>
          <w:szCs w:val="22"/>
        </w:rPr>
      </w:pPr>
      <w:r w:rsidRPr="00441A54">
        <w:rPr>
          <w:rFonts w:ascii="Sanofi Sans" w:hAnsi="Sanofi Sans"/>
          <w:b/>
          <w:bCs/>
          <w:sz w:val="22"/>
          <w:szCs w:val="22"/>
        </w:rPr>
        <w:t>Filter functions</w:t>
      </w:r>
      <w:r w:rsidRPr="00441A54">
        <w:rPr>
          <w:rFonts w:ascii="Sanofi Sans" w:hAnsi="Sanofi Sans"/>
          <w:sz w:val="22"/>
          <w:szCs w:val="22"/>
        </w:rPr>
        <w:t>: These functions can be used to look up values in related tables,</w:t>
      </w:r>
      <w:r w:rsidRPr="00441A54" w:rsidR="007521C8">
        <w:rPr>
          <w:rFonts w:ascii="Sanofi Sans" w:hAnsi="Sanofi Sans"/>
          <w:sz w:val="22"/>
          <w:szCs w:val="22"/>
        </w:rPr>
        <w:t xml:space="preserve"> </w:t>
      </w:r>
      <w:r w:rsidRPr="00441A54">
        <w:rPr>
          <w:rFonts w:ascii="Sanofi Sans" w:hAnsi="Sanofi Sans"/>
          <w:sz w:val="22"/>
          <w:szCs w:val="22"/>
        </w:rPr>
        <w:t>using the relationships that exist between tables in your data model. They allow</w:t>
      </w:r>
      <w:r w:rsidRPr="00441A54" w:rsidR="007521C8">
        <w:rPr>
          <w:rFonts w:ascii="Sanofi Sans" w:hAnsi="Sanofi Sans"/>
          <w:sz w:val="22"/>
          <w:szCs w:val="22"/>
        </w:rPr>
        <w:t xml:space="preserve"> </w:t>
      </w:r>
      <w:r w:rsidRPr="00441A54">
        <w:rPr>
          <w:rFonts w:ascii="Sanofi Sans" w:hAnsi="Sanofi Sans"/>
          <w:sz w:val="22"/>
          <w:szCs w:val="22"/>
        </w:rPr>
        <w:t>you to filter tables based on specific values and manipulate filter contexts.</w:t>
      </w:r>
    </w:p>
    <w:p w:rsidRPr="00441A54" w:rsidR="00C03CF9" w:rsidP="00532830" w:rsidRDefault="00C03CF9" w14:paraId="742731E2" w14:textId="6AD593E6">
      <w:pPr>
        <w:pStyle w:val="ListParagraph"/>
        <w:numPr>
          <w:ilvl w:val="0"/>
          <w:numId w:val="6"/>
        </w:numPr>
        <w:rPr>
          <w:rFonts w:ascii="Sanofi Sans" w:hAnsi="Sanofi Sans"/>
          <w:sz w:val="22"/>
          <w:szCs w:val="22"/>
        </w:rPr>
      </w:pPr>
      <w:r w:rsidRPr="00441A54">
        <w:rPr>
          <w:rFonts w:ascii="Sanofi Sans" w:hAnsi="Sanofi Sans"/>
          <w:b/>
          <w:bCs/>
          <w:sz w:val="22"/>
          <w:szCs w:val="22"/>
        </w:rPr>
        <w:t>Information functions</w:t>
      </w:r>
      <w:r w:rsidRPr="00441A54">
        <w:rPr>
          <w:rFonts w:ascii="Sanofi Sans" w:hAnsi="Sanofi Sans"/>
          <w:sz w:val="22"/>
          <w:szCs w:val="22"/>
        </w:rPr>
        <w:t>: These functions look at the table, column, or value</w:t>
      </w:r>
      <w:r w:rsidRPr="00441A54" w:rsidR="007521C8">
        <w:rPr>
          <w:rFonts w:ascii="Sanofi Sans" w:hAnsi="Sanofi Sans"/>
          <w:sz w:val="22"/>
          <w:szCs w:val="22"/>
        </w:rPr>
        <w:t xml:space="preserve"> </w:t>
      </w:r>
      <w:r w:rsidRPr="00441A54">
        <w:rPr>
          <w:rFonts w:ascii="Sanofi Sans" w:hAnsi="Sanofi Sans"/>
          <w:sz w:val="22"/>
          <w:szCs w:val="22"/>
        </w:rPr>
        <w:t>passed in as an argument and tell you whether the value matches the type that is</w:t>
      </w:r>
      <w:r w:rsidRPr="00441A54" w:rsidR="007521C8">
        <w:rPr>
          <w:rFonts w:ascii="Sanofi Sans" w:hAnsi="Sanofi Sans"/>
          <w:sz w:val="22"/>
          <w:szCs w:val="22"/>
        </w:rPr>
        <w:t xml:space="preserve"> </w:t>
      </w:r>
      <w:r w:rsidRPr="00441A54">
        <w:rPr>
          <w:rFonts w:ascii="Sanofi Sans" w:hAnsi="Sanofi Sans"/>
          <w:sz w:val="22"/>
          <w:szCs w:val="22"/>
        </w:rPr>
        <w:t>expected. Most of the functions in this group will return a value of TRUE or</w:t>
      </w:r>
      <w:r w:rsidRPr="00441A54" w:rsidR="007521C8">
        <w:rPr>
          <w:rFonts w:ascii="Sanofi Sans" w:hAnsi="Sanofi Sans"/>
          <w:sz w:val="22"/>
          <w:szCs w:val="22"/>
        </w:rPr>
        <w:t xml:space="preserve"> </w:t>
      </w:r>
      <w:r w:rsidRPr="00441A54">
        <w:rPr>
          <w:rFonts w:ascii="Sanofi Sans" w:hAnsi="Sanofi Sans"/>
          <w:sz w:val="22"/>
          <w:szCs w:val="22"/>
        </w:rPr>
        <w:t>FALSE.</w:t>
      </w:r>
    </w:p>
    <w:p w:rsidRPr="00441A54" w:rsidR="00C03CF9" w:rsidP="00532830" w:rsidRDefault="00C03CF9" w14:paraId="11AA0862" w14:textId="28BE0644">
      <w:pPr>
        <w:pStyle w:val="ListParagraph"/>
        <w:numPr>
          <w:ilvl w:val="0"/>
          <w:numId w:val="6"/>
        </w:numPr>
        <w:rPr>
          <w:rFonts w:ascii="Sanofi Sans" w:hAnsi="Sanofi Sans"/>
          <w:sz w:val="22"/>
          <w:szCs w:val="22"/>
        </w:rPr>
      </w:pPr>
      <w:r w:rsidRPr="00441A54">
        <w:rPr>
          <w:rFonts w:ascii="Sanofi Sans" w:hAnsi="Sanofi Sans"/>
          <w:b/>
          <w:bCs/>
          <w:sz w:val="22"/>
          <w:szCs w:val="22"/>
        </w:rPr>
        <w:t>Logical functions</w:t>
      </w:r>
      <w:r w:rsidRPr="00441A54">
        <w:rPr>
          <w:rFonts w:ascii="Sanofi Sans" w:hAnsi="Sanofi Sans"/>
          <w:sz w:val="22"/>
          <w:szCs w:val="22"/>
        </w:rPr>
        <w:t>: These functions will apply a logical operation against the</w:t>
      </w:r>
      <w:r w:rsidRPr="00441A54" w:rsidR="007521C8">
        <w:rPr>
          <w:rFonts w:ascii="Sanofi Sans" w:hAnsi="Sanofi Sans"/>
          <w:sz w:val="22"/>
          <w:szCs w:val="22"/>
        </w:rPr>
        <w:t xml:space="preserve"> </w:t>
      </w:r>
      <w:r w:rsidRPr="00441A54">
        <w:rPr>
          <w:rFonts w:ascii="Sanofi Sans" w:hAnsi="Sanofi Sans"/>
          <w:sz w:val="22"/>
          <w:szCs w:val="22"/>
        </w:rPr>
        <w:t>parameters passed and return a value of TRUE or FALSE depending on the results</w:t>
      </w:r>
      <w:r w:rsidRPr="00441A54" w:rsidR="007521C8">
        <w:rPr>
          <w:rFonts w:ascii="Sanofi Sans" w:hAnsi="Sanofi Sans"/>
          <w:sz w:val="22"/>
          <w:szCs w:val="22"/>
        </w:rPr>
        <w:t xml:space="preserve"> </w:t>
      </w:r>
      <w:r w:rsidRPr="00441A54">
        <w:rPr>
          <w:rFonts w:ascii="Sanofi Sans" w:hAnsi="Sanofi Sans"/>
          <w:sz w:val="22"/>
          <w:szCs w:val="22"/>
        </w:rPr>
        <w:t>of the logical operation performed using the parameters.</w:t>
      </w:r>
    </w:p>
    <w:p w:rsidRPr="00441A54" w:rsidR="00C03CF9" w:rsidP="329C1B6E" w:rsidRDefault="00C03CF9" w14:paraId="2888D2F5" w14:textId="6B612439">
      <w:pPr>
        <w:pStyle w:val="ListParagraph"/>
        <w:numPr>
          <w:ilvl w:val="0"/>
          <w:numId w:val="6"/>
        </w:numPr>
        <w:rPr>
          <w:rFonts w:ascii="Sanofi Sans" w:hAnsi="Sanofi Sans"/>
          <w:sz w:val="22"/>
          <w:szCs w:val="22"/>
          <w:lang w:val="en-US"/>
        </w:rPr>
      </w:pPr>
      <w:r w:rsidRPr="329C1B6E" w:rsidR="00C03CF9">
        <w:rPr>
          <w:rFonts w:ascii="Sanofi Sans" w:hAnsi="Sanofi Sans"/>
          <w:b w:val="1"/>
          <w:bCs w:val="1"/>
          <w:sz w:val="22"/>
          <w:szCs w:val="22"/>
          <w:lang w:val="en-US"/>
        </w:rPr>
        <w:t>Mathematical and trigonometric functions</w:t>
      </w:r>
      <w:r w:rsidRPr="329C1B6E" w:rsidR="00C03CF9">
        <w:rPr>
          <w:rFonts w:ascii="Sanofi Sans" w:hAnsi="Sanofi Sans"/>
          <w:sz w:val="22"/>
          <w:szCs w:val="22"/>
          <w:lang w:val="en-US"/>
        </w:rPr>
        <w:t xml:space="preserve">: DAX provides </w:t>
      </w:r>
      <w:r w:rsidRPr="329C1B6E" w:rsidR="00C03CF9">
        <w:rPr>
          <w:rFonts w:ascii="Sanofi Sans" w:hAnsi="Sanofi Sans"/>
          <w:sz w:val="22"/>
          <w:szCs w:val="22"/>
          <w:lang w:val="en-US"/>
        </w:rPr>
        <w:t>a large number of</w:t>
      </w:r>
      <w:r w:rsidRPr="329C1B6E" w:rsidR="007521C8">
        <w:rPr>
          <w:rFonts w:ascii="Sanofi Sans" w:hAnsi="Sanofi Sans"/>
          <w:sz w:val="22"/>
          <w:szCs w:val="22"/>
          <w:lang w:val="en-US"/>
        </w:rPr>
        <w:t xml:space="preserve"> </w:t>
      </w:r>
      <w:r w:rsidRPr="329C1B6E" w:rsidR="00C03CF9">
        <w:rPr>
          <w:rFonts w:ascii="Sanofi Sans" w:hAnsi="Sanofi Sans"/>
          <w:sz w:val="22"/>
          <w:szCs w:val="22"/>
          <w:lang w:val="en-US"/>
        </w:rPr>
        <w:t xml:space="preserve">mathematical and trigonometric functions that are </w:t>
      </w:r>
      <w:r w:rsidRPr="329C1B6E" w:rsidR="00C03CF9">
        <w:rPr>
          <w:rFonts w:ascii="Sanofi Sans" w:hAnsi="Sanofi Sans"/>
          <w:sz w:val="22"/>
          <w:szCs w:val="22"/>
          <w:lang w:val="en-US"/>
        </w:rPr>
        <w:t>very similar</w:t>
      </w:r>
      <w:r w:rsidRPr="329C1B6E" w:rsidR="00C03CF9">
        <w:rPr>
          <w:rFonts w:ascii="Sanofi Sans" w:hAnsi="Sanofi Sans"/>
          <w:sz w:val="22"/>
          <w:szCs w:val="22"/>
          <w:lang w:val="en-US"/>
        </w:rPr>
        <w:t xml:space="preserve"> to those you will</w:t>
      </w:r>
      <w:r w:rsidRPr="329C1B6E" w:rsidR="007521C8">
        <w:rPr>
          <w:rFonts w:ascii="Sanofi Sans" w:hAnsi="Sanofi Sans"/>
          <w:sz w:val="22"/>
          <w:szCs w:val="22"/>
          <w:lang w:val="en-US"/>
        </w:rPr>
        <w:t xml:space="preserve"> </w:t>
      </w:r>
      <w:r w:rsidRPr="329C1B6E" w:rsidR="00C03CF9">
        <w:rPr>
          <w:rFonts w:ascii="Sanofi Sans" w:hAnsi="Sanofi Sans"/>
          <w:sz w:val="22"/>
          <w:szCs w:val="22"/>
          <w:lang w:val="en-US"/>
        </w:rPr>
        <w:t>find in Excel, with the exception that there are some differences in the numeric</w:t>
      </w:r>
      <w:r w:rsidRPr="329C1B6E" w:rsidR="007521C8">
        <w:rPr>
          <w:rFonts w:ascii="Sanofi Sans" w:hAnsi="Sanofi Sans"/>
          <w:sz w:val="22"/>
          <w:szCs w:val="22"/>
          <w:lang w:val="en-US"/>
        </w:rPr>
        <w:t xml:space="preserve"> </w:t>
      </w:r>
      <w:r w:rsidRPr="329C1B6E" w:rsidR="00C03CF9">
        <w:rPr>
          <w:rFonts w:ascii="Sanofi Sans" w:hAnsi="Sanofi Sans"/>
          <w:sz w:val="22"/>
          <w:szCs w:val="22"/>
          <w:lang w:val="en-US"/>
        </w:rPr>
        <w:t>data types used.</w:t>
      </w:r>
    </w:p>
    <w:p w:rsidRPr="00441A54" w:rsidR="00C03CF9" w:rsidP="00532830" w:rsidRDefault="00C03CF9" w14:paraId="570EDB4D" w14:textId="4A2CE235">
      <w:pPr>
        <w:pStyle w:val="ListParagraph"/>
        <w:numPr>
          <w:ilvl w:val="0"/>
          <w:numId w:val="6"/>
        </w:numPr>
        <w:rPr>
          <w:rFonts w:ascii="Sanofi Sans" w:hAnsi="Sanofi Sans"/>
          <w:sz w:val="22"/>
          <w:szCs w:val="22"/>
        </w:rPr>
      </w:pPr>
      <w:r w:rsidRPr="00441A54">
        <w:rPr>
          <w:rFonts w:ascii="Sanofi Sans" w:hAnsi="Sanofi Sans"/>
          <w:b/>
          <w:bCs/>
          <w:sz w:val="22"/>
          <w:szCs w:val="22"/>
        </w:rPr>
        <w:t>Parent and child functions</w:t>
      </w:r>
      <w:r w:rsidRPr="00441A54">
        <w:rPr>
          <w:rFonts w:ascii="Sanofi Sans" w:hAnsi="Sanofi Sans"/>
          <w:sz w:val="22"/>
          <w:szCs w:val="22"/>
        </w:rPr>
        <w:t>: Functions in this group help to manage data</w:t>
      </w:r>
      <w:r w:rsidRPr="00441A54" w:rsidR="007521C8">
        <w:rPr>
          <w:rFonts w:ascii="Sanofi Sans" w:hAnsi="Sanofi Sans"/>
          <w:sz w:val="22"/>
          <w:szCs w:val="22"/>
        </w:rPr>
        <w:t xml:space="preserve"> </w:t>
      </w:r>
      <w:r w:rsidRPr="00441A54">
        <w:rPr>
          <w:rFonts w:ascii="Sanofi Sans" w:hAnsi="Sanofi Sans"/>
          <w:sz w:val="22"/>
          <w:szCs w:val="22"/>
        </w:rPr>
        <w:t>presented as a parent-child hierarchy in your data model.</w:t>
      </w:r>
    </w:p>
    <w:p w:rsidR="00C03CF9" w:rsidP="329C1B6E" w:rsidRDefault="00C03CF9" w14:paraId="36B29D79" w14:textId="290DC74A">
      <w:pPr>
        <w:pStyle w:val="ListParagraph"/>
        <w:numPr>
          <w:ilvl w:val="0"/>
          <w:numId w:val="6"/>
        </w:numPr>
        <w:rPr>
          <w:rFonts w:ascii="Sanofi Sans" w:hAnsi="Sanofi Sans"/>
          <w:sz w:val="22"/>
          <w:szCs w:val="22"/>
          <w:lang w:val="en-US"/>
        </w:rPr>
      </w:pPr>
      <w:r w:rsidRPr="329C1B6E" w:rsidR="00C03CF9">
        <w:rPr>
          <w:rFonts w:ascii="Sanofi Sans" w:hAnsi="Sanofi Sans"/>
          <w:b w:val="1"/>
          <w:bCs w:val="1"/>
          <w:sz w:val="22"/>
          <w:szCs w:val="22"/>
          <w:lang w:val="en-US"/>
        </w:rPr>
        <w:t>Statistical functions</w:t>
      </w:r>
      <w:r w:rsidRPr="329C1B6E" w:rsidR="00C03CF9">
        <w:rPr>
          <w:rFonts w:ascii="Sanofi Sans" w:hAnsi="Sanofi Sans"/>
          <w:sz w:val="22"/>
          <w:szCs w:val="22"/>
          <w:lang w:val="en-US"/>
        </w:rPr>
        <w:t xml:space="preserve">: These functions carry out </w:t>
      </w:r>
      <w:r w:rsidRPr="329C1B6E" w:rsidR="00C03CF9">
        <w:rPr>
          <w:rFonts w:ascii="Sanofi Sans" w:hAnsi="Sanofi Sans"/>
          <w:sz w:val="22"/>
          <w:szCs w:val="22"/>
          <w:lang w:val="en-US"/>
        </w:rPr>
        <w:t>statistically-related</w:t>
      </w:r>
      <w:r w:rsidRPr="329C1B6E" w:rsidR="00C03CF9">
        <w:rPr>
          <w:rFonts w:ascii="Sanofi Sans" w:hAnsi="Sanofi Sans"/>
          <w:sz w:val="22"/>
          <w:szCs w:val="22"/>
          <w:lang w:val="en-US"/>
        </w:rPr>
        <w:t xml:space="preserve"> aggregations,</w:t>
      </w:r>
      <w:r w:rsidRPr="329C1B6E" w:rsidR="007521C8">
        <w:rPr>
          <w:rFonts w:ascii="Sanofi Sans" w:hAnsi="Sanofi Sans"/>
          <w:sz w:val="22"/>
          <w:szCs w:val="22"/>
          <w:lang w:val="en-US"/>
        </w:rPr>
        <w:t xml:space="preserve"> </w:t>
      </w:r>
      <w:r w:rsidRPr="329C1B6E" w:rsidR="00C03CF9">
        <w:rPr>
          <w:rFonts w:ascii="Sanofi Sans" w:hAnsi="Sanofi Sans"/>
          <w:sz w:val="22"/>
          <w:szCs w:val="22"/>
          <w:lang w:val="en-US"/>
        </w:rPr>
        <w:t>such as percentiles, standard deviations, and variances</w:t>
      </w:r>
    </w:p>
    <w:p w:rsidRPr="00441A54" w:rsidR="00441A54" w:rsidP="329C1B6E" w:rsidRDefault="00441A54" w14:paraId="1D19E8A9" w14:textId="66D40A57">
      <w:pPr>
        <w:pStyle w:val="ListParagraph"/>
        <w:numPr>
          <w:ilvl w:val="0"/>
          <w:numId w:val="6"/>
        </w:numPr>
        <w:rPr>
          <w:rFonts w:ascii="Sanofi Sans" w:hAnsi="Sanofi Sans"/>
          <w:sz w:val="22"/>
          <w:szCs w:val="22"/>
          <w:lang w:val="en-US"/>
        </w:rPr>
      </w:pPr>
      <w:r w:rsidRPr="329C1B6E" w:rsidR="00441A54">
        <w:rPr>
          <w:rFonts w:ascii="Sanofi Sans" w:hAnsi="Sanofi Sans"/>
          <w:b w:val="1"/>
          <w:bCs w:val="1"/>
          <w:sz w:val="22"/>
          <w:szCs w:val="22"/>
          <w:lang w:val="en-US"/>
        </w:rPr>
        <w:t>Text functions</w:t>
      </w:r>
      <w:r w:rsidRPr="329C1B6E" w:rsidR="00441A54">
        <w:rPr>
          <w:rFonts w:ascii="Sanofi Sans" w:hAnsi="Sanofi Sans"/>
          <w:sz w:val="22"/>
          <w:szCs w:val="22"/>
          <w:lang w:val="en-US"/>
        </w:rPr>
        <w:t xml:space="preserve">: Functions in this group work with tables and columns and allow you to return part of a string, search for text within a string, or concatenate string values. There are also functions that allow you to format </w:t>
      </w:r>
      <w:r w:rsidRPr="329C1B6E" w:rsidR="00441A54">
        <w:rPr>
          <w:rFonts w:ascii="Sanofi Sans" w:hAnsi="Sanofi Sans"/>
          <w:sz w:val="22"/>
          <w:szCs w:val="22"/>
          <w:lang w:val="en-US"/>
        </w:rPr>
        <w:t>numbers and dates</w:t>
      </w:r>
      <w:r w:rsidRPr="329C1B6E" w:rsidR="00441A54">
        <w:rPr>
          <w:rFonts w:ascii="Sanofi Sans" w:hAnsi="Sanofi Sans"/>
          <w:sz w:val="22"/>
          <w:szCs w:val="22"/>
          <w:lang w:val="en-US"/>
        </w:rPr>
        <w:t xml:space="preserve"> and times.</w:t>
      </w:r>
    </w:p>
    <w:p w:rsidRPr="00E26D74" w:rsidR="000F465E" w:rsidP="00532830" w:rsidRDefault="00441A54" w14:paraId="2F674684" w14:textId="58D208BC">
      <w:pPr>
        <w:pStyle w:val="ListParagraph"/>
        <w:numPr>
          <w:ilvl w:val="0"/>
          <w:numId w:val="6"/>
        </w:numPr>
        <w:rPr/>
      </w:pPr>
      <w:r w:rsidRPr="329C1B6E" w:rsidR="00441A54">
        <w:rPr>
          <w:rFonts w:ascii="Sanofi Sans" w:hAnsi="Sanofi Sans"/>
          <w:b w:val="1"/>
          <w:bCs w:val="1"/>
          <w:sz w:val="22"/>
          <w:szCs w:val="22"/>
          <w:lang w:val="en-US"/>
        </w:rPr>
        <w:t>Time-intelligence functions</w:t>
      </w:r>
      <w:r w:rsidRPr="329C1B6E" w:rsidR="00441A54">
        <w:rPr>
          <w:rFonts w:ascii="Sanofi Sans" w:hAnsi="Sanofi Sans"/>
          <w:sz w:val="22"/>
          <w:szCs w:val="22"/>
          <w:lang w:val="en-US"/>
        </w:rPr>
        <w:t>: These functions allow you to create time-based calculations that work with calendars and dates. When used with aggregations or calculations, it is possible to create data comparisons across different time periods. For example, using these functions, you can easily carry out year-</w:t>
      </w:r>
      <w:r w:rsidRPr="329C1B6E" w:rsidR="00441A54">
        <w:rPr>
          <w:rFonts w:ascii="Sanofi Sans" w:hAnsi="Sanofi Sans"/>
          <w:sz w:val="22"/>
          <w:szCs w:val="22"/>
          <w:lang w:val="en-US"/>
        </w:rPr>
        <w:t>onyear</w:t>
      </w:r>
      <w:r w:rsidRPr="329C1B6E" w:rsidR="00441A54">
        <w:rPr>
          <w:rFonts w:ascii="Sanofi Sans" w:hAnsi="Sanofi Sans"/>
          <w:sz w:val="22"/>
          <w:szCs w:val="22"/>
          <w:lang w:val="en-US"/>
        </w:rPr>
        <w:t xml:space="preserve"> and year-to-date comparisons on data. To use these functions, you will need to include date tables in your data model.</w:t>
      </w:r>
    </w:p>
    <w:p w:rsidR="00E26D74" w:rsidP="00E26D74" w:rsidRDefault="00E26D74" w14:paraId="0CA60092" w14:textId="77777777">
      <w:pPr>
        <w:pStyle w:val="ListParagraph"/>
      </w:pPr>
    </w:p>
    <w:p w:rsidR="00E26D74" w:rsidP="006808EE" w:rsidRDefault="00E26D74" w14:paraId="17B31E76" w14:textId="77777777"/>
    <w:p w:rsidR="00E26D74" w:rsidP="006808EE" w:rsidRDefault="00E26D74" w14:paraId="330AC30C" w14:textId="3EE96A64"/>
    <w:p w:rsidR="00E26D74" w:rsidP="006808EE" w:rsidRDefault="00E26D74" w14:paraId="1BA35FAA" w14:textId="6599AE5C"/>
    <w:p w:rsidR="00E26D74" w:rsidP="006808EE" w:rsidRDefault="00E26D74" w14:paraId="53C2E2B3" w14:textId="4AD3B404"/>
    <w:p w:rsidR="00723C95" w:rsidP="006808EE" w:rsidRDefault="00723C95" w14:paraId="36ADDE7C" w14:textId="77777777"/>
    <w:p w:rsidRPr="00E26D74" w:rsidR="00E26D74" w:rsidP="006808EE" w:rsidRDefault="00E26D74" w14:paraId="22DCB7B4" w14:textId="23563B1F">
      <w:pPr>
        <w:rPr>
          <w:rFonts w:ascii="Sanofi Sans" w:hAnsi="Sanofi Sans"/>
        </w:rPr>
      </w:pPr>
      <w:r>
        <w:rPr>
          <w:rFonts w:ascii="Sanofi Sans" w:hAnsi="Sanofi Sans"/>
        </w:rPr>
        <w:t xml:space="preserve">DAX </w:t>
      </w:r>
      <w:r w:rsidRPr="00E26D74">
        <w:rPr>
          <w:rFonts w:ascii="Sanofi Sans" w:hAnsi="Sanofi Sans"/>
        </w:rPr>
        <w:t>Common function categories</w:t>
      </w:r>
      <w:r w:rsidR="006A608E">
        <w:rPr>
          <w:rFonts w:ascii="Sanofi Sans" w:hAnsi="Sanofi Sans"/>
        </w:rPr>
        <w:t xml:space="preserve"> with common examples:</w:t>
      </w:r>
    </w:p>
    <w:p w:rsidR="00E26D74" w:rsidP="006808EE" w:rsidRDefault="00E26D74" w14:paraId="05B29375" w14:textId="77777777"/>
    <w:p w:rsidR="000F465E" w:rsidP="006808EE" w:rsidRDefault="0019488C" w14:paraId="7A132E0F" w14:textId="15402F2F">
      <w:r w:rsidRPr="0019488C">
        <w:rPr>
          <w:noProof/>
        </w:rPr>
        <w:drawing>
          <wp:inline distT="0" distB="0" distL="0" distR="0" wp14:anchorId="23F2A5F2" wp14:editId="003712E4">
            <wp:extent cx="6408253" cy="2457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10927" cy="2458476"/>
                    </a:xfrm>
                    <a:prstGeom prst="rect">
                      <a:avLst/>
                    </a:prstGeom>
                  </pic:spPr>
                </pic:pic>
              </a:graphicData>
            </a:graphic>
          </wp:inline>
        </w:drawing>
      </w:r>
    </w:p>
    <w:p w:rsidR="00CE67D1" w:rsidP="006808EE" w:rsidRDefault="00CE67D1" w14:paraId="5A5ED512" w14:textId="245C95E6"/>
    <w:p w:rsidRPr="00DA37FE" w:rsidR="00DA37FE" w:rsidP="006808EE" w:rsidRDefault="00DA37FE" w14:paraId="0EEF60E7" w14:textId="5B5B6F7E">
      <w:pPr>
        <w:rPr>
          <w:rFonts w:ascii="Sanofi Sans" w:hAnsi="Sanofi Sans"/>
          <w:b/>
          <w:bCs/>
        </w:rPr>
      </w:pPr>
      <w:r w:rsidRPr="00DA37FE">
        <w:rPr>
          <w:rFonts w:ascii="Sanofi Sans" w:hAnsi="Sanofi Sans"/>
          <w:b/>
          <w:bCs/>
        </w:rPr>
        <w:t>Aggregation Functions:</w:t>
      </w:r>
    </w:p>
    <w:p w:rsidR="00DA37FE" w:rsidP="006808EE" w:rsidRDefault="00DA37FE" w14:paraId="146B59B5" w14:textId="77777777"/>
    <w:tbl>
      <w:tblPr>
        <w:tblW w:w="9625" w:type="dxa"/>
        <w:tblCellMar>
          <w:left w:w="0" w:type="dxa"/>
          <w:right w:w="0" w:type="dxa"/>
        </w:tblCellMar>
        <w:tblLook w:val="0420" w:firstRow="1" w:lastRow="0" w:firstColumn="0" w:lastColumn="0" w:noHBand="0" w:noVBand="1"/>
      </w:tblPr>
      <w:tblGrid>
        <w:gridCol w:w="1615"/>
        <w:gridCol w:w="3577"/>
        <w:gridCol w:w="4433"/>
      </w:tblGrid>
      <w:tr w:rsidRPr="00711F2D" w:rsidR="00711F2D" w:rsidTr="006806BD" w14:paraId="28F77041" w14:textId="77777777">
        <w:trPr>
          <w:trHeight w:val="198"/>
        </w:trPr>
        <w:tc>
          <w:tcPr>
            <w:tcW w:w="9625" w:type="dxa"/>
            <w:gridSpan w:val="3"/>
            <w:tcBorders>
              <w:top w:val="single" w:color="767171" w:sz="4" w:space="0"/>
              <w:left w:val="single" w:color="767171" w:sz="4" w:space="0"/>
              <w:bottom w:val="single" w:color="767171" w:sz="4" w:space="0"/>
              <w:right w:val="single" w:color="767171" w:sz="4" w:space="0"/>
            </w:tcBorders>
            <w:shd w:val="clear" w:color="auto" w:fill="D0CECE"/>
            <w:tcMar>
              <w:top w:w="72" w:type="dxa"/>
              <w:left w:w="144" w:type="dxa"/>
              <w:bottom w:w="72" w:type="dxa"/>
              <w:right w:w="144" w:type="dxa"/>
            </w:tcMar>
            <w:hideMark/>
          </w:tcPr>
          <w:p w:rsidRPr="00711F2D" w:rsidR="00711F2D" w:rsidP="00711F2D" w:rsidRDefault="00711F2D" w14:paraId="32740BDA" w14:textId="39CEA96D">
            <w:pPr>
              <w:rPr>
                <w:rFonts w:ascii="Sanofi Sans" w:hAnsi="Sanofi Sans"/>
                <w:b/>
                <w:bCs/>
              </w:rPr>
            </w:pPr>
            <w:r w:rsidRPr="008E46A0">
              <w:rPr>
                <w:rFonts w:ascii="Sanofi Sans" w:hAnsi="Sanofi Sans"/>
                <w:b/>
                <w:bCs/>
              </w:rPr>
              <w:t>Common Math and Stats Functions</w:t>
            </w:r>
          </w:p>
        </w:tc>
      </w:tr>
      <w:tr w:rsidRPr="00D064CC" w:rsidR="008E46A0" w:rsidTr="00D064CC" w14:paraId="5AE2223F" w14:textId="77777777">
        <w:trPr>
          <w:trHeight w:val="385"/>
        </w:trPr>
        <w:tc>
          <w:tcPr>
            <w:tcW w:w="161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hideMark/>
          </w:tcPr>
          <w:p w:rsidRPr="00711F2D" w:rsidR="008E46A0" w:rsidP="00711F2D" w:rsidRDefault="008E46A0" w14:paraId="379A4116" w14:textId="5FE9534F">
            <w:pPr>
              <w:rPr>
                <w:rFonts w:ascii="Sanofi Sans" w:hAnsi="Sanofi Sans"/>
                <w:sz w:val="18"/>
                <w:szCs w:val="18"/>
              </w:rPr>
            </w:pPr>
            <w:r w:rsidRPr="00D064CC">
              <w:rPr>
                <w:rFonts w:ascii="Sanofi Sans" w:hAnsi="Sanofi Sans"/>
                <w:b/>
                <w:bCs/>
                <w:sz w:val="18"/>
                <w:szCs w:val="18"/>
              </w:rPr>
              <w:t>SUM()</w:t>
            </w:r>
          </w:p>
        </w:tc>
        <w:tc>
          <w:tcPr>
            <w:tcW w:w="3577"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hideMark/>
          </w:tcPr>
          <w:p w:rsidRPr="00D064CC" w:rsidR="008E46A0" w:rsidP="00711F2D" w:rsidRDefault="008E46A0" w14:paraId="2C8DB7AD" w14:textId="77777777">
            <w:pPr>
              <w:rPr>
                <w:rFonts w:ascii="Sanofi Sans" w:hAnsi="Sanofi Sans"/>
                <w:sz w:val="18"/>
                <w:szCs w:val="18"/>
              </w:rPr>
            </w:pPr>
            <w:r w:rsidRPr="00D064CC">
              <w:rPr>
                <w:rFonts w:ascii="Sanofi Sans" w:hAnsi="Sanofi Sans"/>
                <w:sz w:val="18"/>
                <w:szCs w:val="18"/>
              </w:rPr>
              <w:t>Evaluates the sum of a column</w:t>
            </w:r>
          </w:p>
        </w:tc>
        <w:tc>
          <w:tcPr>
            <w:tcW w:w="4433"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711F2D" w:rsidR="008E46A0" w:rsidP="00711F2D" w:rsidRDefault="00B121FE" w14:paraId="33BFA9CE" w14:textId="55C425D4">
            <w:pPr>
              <w:rPr>
                <w:rFonts w:ascii="Sanofi Sans" w:hAnsi="Sanofi Sans"/>
                <w:sz w:val="18"/>
                <w:szCs w:val="18"/>
              </w:rPr>
            </w:pPr>
            <w:r w:rsidRPr="00D064CC">
              <w:rPr>
                <w:rFonts w:ascii="Sanofi Sans" w:hAnsi="Sanofi Sans"/>
                <w:sz w:val="18"/>
                <w:szCs w:val="18"/>
              </w:rPr>
              <w:t>=SUM(ColumnName)</w:t>
            </w:r>
          </w:p>
        </w:tc>
      </w:tr>
      <w:tr w:rsidRPr="00D064CC" w:rsidR="008E46A0" w:rsidTr="00D064CC" w14:paraId="700EC33A" w14:textId="77777777">
        <w:trPr>
          <w:trHeight w:val="385"/>
        </w:trPr>
        <w:tc>
          <w:tcPr>
            <w:tcW w:w="161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8E46A0" w:rsidP="00711F2D" w:rsidRDefault="00B121FE" w14:paraId="76191413" w14:textId="2A95E118">
            <w:pPr>
              <w:rPr>
                <w:rFonts w:ascii="Sanofi Sans" w:hAnsi="Sanofi Sans"/>
                <w:b/>
                <w:bCs/>
                <w:sz w:val="18"/>
                <w:szCs w:val="18"/>
              </w:rPr>
            </w:pPr>
            <w:r w:rsidRPr="00D064CC">
              <w:rPr>
                <w:rFonts w:ascii="Sanofi Sans" w:hAnsi="Sanofi Sans"/>
                <w:b/>
                <w:bCs/>
                <w:sz w:val="18"/>
                <w:szCs w:val="18"/>
              </w:rPr>
              <w:t>AVERAGE()</w:t>
            </w:r>
          </w:p>
        </w:tc>
        <w:tc>
          <w:tcPr>
            <w:tcW w:w="3577"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B121FE" w:rsidP="00B121FE" w:rsidRDefault="00B121FE" w14:paraId="2735593B" w14:textId="77777777">
            <w:pPr>
              <w:rPr>
                <w:rFonts w:ascii="Sanofi Sans" w:hAnsi="Sanofi Sans"/>
                <w:sz w:val="18"/>
                <w:szCs w:val="18"/>
              </w:rPr>
            </w:pPr>
            <w:r w:rsidRPr="00D064CC">
              <w:rPr>
                <w:rFonts w:ascii="Sanofi Sans" w:hAnsi="Sanofi Sans"/>
                <w:sz w:val="18"/>
                <w:szCs w:val="18"/>
              </w:rPr>
              <w:t xml:space="preserve">Returns the average (arithmetic </w:t>
            </w:r>
          </w:p>
          <w:p w:rsidRPr="00D064CC" w:rsidR="008E46A0" w:rsidP="00B121FE" w:rsidRDefault="00B121FE" w14:paraId="3B24128A" w14:textId="44ACE89A">
            <w:pPr>
              <w:rPr>
                <w:rFonts w:ascii="Sanofi Sans" w:hAnsi="Sanofi Sans"/>
                <w:sz w:val="18"/>
                <w:szCs w:val="18"/>
              </w:rPr>
            </w:pPr>
            <w:r w:rsidRPr="00D064CC">
              <w:rPr>
                <w:rFonts w:ascii="Sanofi Sans" w:hAnsi="Sanofi Sans"/>
                <w:sz w:val="18"/>
                <w:szCs w:val="18"/>
              </w:rPr>
              <w:t>mean) of all the numbers in a column</w:t>
            </w:r>
          </w:p>
        </w:tc>
        <w:tc>
          <w:tcPr>
            <w:tcW w:w="4433"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D064CC" w:rsidR="008E46A0" w:rsidP="00711F2D" w:rsidRDefault="00B121FE" w14:paraId="71E818DD" w14:textId="232B2FD5">
            <w:pPr>
              <w:rPr>
                <w:rFonts w:ascii="Sanofi Sans" w:hAnsi="Sanofi Sans"/>
                <w:sz w:val="18"/>
                <w:szCs w:val="18"/>
              </w:rPr>
            </w:pPr>
            <w:r w:rsidRPr="00D064CC">
              <w:rPr>
                <w:rFonts w:ascii="Sanofi Sans" w:hAnsi="Sanofi Sans"/>
                <w:sz w:val="18"/>
                <w:szCs w:val="18"/>
              </w:rPr>
              <w:t>=AVERAGE(ColumnName)</w:t>
            </w:r>
          </w:p>
        </w:tc>
      </w:tr>
      <w:tr w:rsidRPr="00D064CC" w:rsidR="008E46A0" w:rsidTr="00D064CC" w14:paraId="0456C18C" w14:textId="77777777">
        <w:trPr>
          <w:trHeight w:val="385"/>
        </w:trPr>
        <w:tc>
          <w:tcPr>
            <w:tcW w:w="161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8E46A0" w:rsidP="00711F2D" w:rsidRDefault="00B121FE" w14:paraId="5CEFCB5D" w14:textId="27E043D7">
            <w:pPr>
              <w:rPr>
                <w:rFonts w:ascii="Sanofi Sans" w:hAnsi="Sanofi Sans"/>
                <w:b/>
                <w:bCs/>
                <w:sz w:val="18"/>
                <w:szCs w:val="18"/>
              </w:rPr>
            </w:pPr>
            <w:r w:rsidRPr="00D064CC">
              <w:rPr>
                <w:rFonts w:ascii="Sanofi Sans" w:hAnsi="Sanofi Sans"/>
                <w:b/>
                <w:bCs/>
                <w:sz w:val="18"/>
                <w:szCs w:val="18"/>
              </w:rPr>
              <w:t>MAX()</w:t>
            </w:r>
          </w:p>
        </w:tc>
        <w:tc>
          <w:tcPr>
            <w:tcW w:w="3577"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8E46A0" w:rsidP="006806BD" w:rsidRDefault="006806BD" w14:paraId="7659A1F2" w14:textId="4212FF44">
            <w:pPr>
              <w:rPr>
                <w:rFonts w:ascii="Sanofi Sans" w:hAnsi="Sanofi Sans"/>
                <w:sz w:val="18"/>
                <w:szCs w:val="18"/>
              </w:rPr>
            </w:pPr>
            <w:r w:rsidRPr="00D064CC">
              <w:rPr>
                <w:rFonts w:ascii="Sanofi Sans" w:hAnsi="Sanofi Sans"/>
                <w:sz w:val="18"/>
                <w:szCs w:val="18"/>
              </w:rPr>
              <w:t>Returns the largest value in a column or between two scalar expressions</w:t>
            </w:r>
          </w:p>
        </w:tc>
        <w:tc>
          <w:tcPr>
            <w:tcW w:w="4433"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D064CC" w:rsidR="008E46A0" w:rsidP="00711F2D" w:rsidRDefault="006806BD" w14:paraId="67A6C815" w14:textId="3927B76D">
            <w:pPr>
              <w:rPr>
                <w:rFonts w:ascii="Sanofi Sans" w:hAnsi="Sanofi Sans"/>
                <w:sz w:val="18"/>
                <w:szCs w:val="18"/>
              </w:rPr>
            </w:pPr>
            <w:r w:rsidRPr="00D064CC">
              <w:rPr>
                <w:rFonts w:ascii="Sanofi Sans" w:hAnsi="Sanofi Sans"/>
                <w:sz w:val="18"/>
                <w:szCs w:val="18"/>
              </w:rPr>
              <w:t>=MAX(ColumnName) or =MAX(Scalar1, [Scalar2])</w:t>
            </w:r>
          </w:p>
        </w:tc>
      </w:tr>
      <w:tr w:rsidRPr="00D064CC" w:rsidR="008E46A0" w:rsidTr="00D064CC" w14:paraId="2A3B0851" w14:textId="77777777">
        <w:trPr>
          <w:trHeight w:val="385"/>
        </w:trPr>
        <w:tc>
          <w:tcPr>
            <w:tcW w:w="161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8E46A0" w:rsidP="00711F2D" w:rsidRDefault="004B7A19" w14:paraId="28455CF4" w14:textId="1402B508">
            <w:pPr>
              <w:rPr>
                <w:rFonts w:ascii="Sanofi Sans" w:hAnsi="Sanofi Sans"/>
                <w:b/>
                <w:bCs/>
                <w:sz w:val="18"/>
                <w:szCs w:val="18"/>
              </w:rPr>
            </w:pPr>
            <w:r w:rsidRPr="00D064CC">
              <w:rPr>
                <w:rFonts w:ascii="Sanofi Sans" w:hAnsi="Sanofi Sans"/>
                <w:b/>
                <w:bCs/>
                <w:sz w:val="18"/>
                <w:szCs w:val="18"/>
              </w:rPr>
              <w:t>MIN()</w:t>
            </w:r>
          </w:p>
        </w:tc>
        <w:tc>
          <w:tcPr>
            <w:tcW w:w="3577"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8E46A0" w:rsidP="006F1CFC" w:rsidRDefault="004B7A19" w14:paraId="080BC77F" w14:textId="2A1C0E2E">
            <w:pPr>
              <w:rPr>
                <w:rFonts w:ascii="Sanofi Sans" w:hAnsi="Sanofi Sans"/>
                <w:sz w:val="18"/>
                <w:szCs w:val="18"/>
              </w:rPr>
            </w:pPr>
            <w:r w:rsidRPr="00D064CC">
              <w:rPr>
                <w:rFonts w:ascii="Sanofi Sans" w:hAnsi="Sanofi Sans"/>
                <w:sz w:val="18"/>
                <w:szCs w:val="18"/>
              </w:rPr>
              <w:t>Returns the smallest value in a column or between two scalar expressions</w:t>
            </w:r>
          </w:p>
        </w:tc>
        <w:tc>
          <w:tcPr>
            <w:tcW w:w="4433"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D064CC" w:rsidR="008E46A0" w:rsidP="00711F2D" w:rsidRDefault="006F1CFC" w14:paraId="46F11838" w14:textId="6F18D44D">
            <w:pPr>
              <w:rPr>
                <w:rFonts w:ascii="Sanofi Sans" w:hAnsi="Sanofi Sans"/>
                <w:sz w:val="18"/>
                <w:szCs w:val="18"/>
              </w:rPr>
            </w:pPr>
            <w:r w:rsidRPr="00D064CC">
              <w:rPr>
                <w:rFonts w:ascii="Sanofi Sans" w:hAnsi="Sanofi Sans"/>
                <w:sz w:val="18"/>
                <w:szCs w:val="18"/>
              </w:rPr>
              <w:t>=MIN(ColumnName) or =MIN(Scalar1, [Scalar2])</w:t>
            </w:r>
          </w:p>
        </w:tc>
      </w:tr>
      <w:tr w:rsidRPr="00D064CC" w:rsidR="004B7A19" w:rsidTr="00D064CC" w14:paraId="2E913691" w14:textId="77777777">
        <w:trPr>
          <w:trHeight w:val="385"/>
        </w:trPr>
        <w:tc>
          <w:tcPr>
            <w:tcW w:w="161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4B7A19" w:rsidP="00711F2D" w:rsidRDefault="004B7A19" w14:paraId="3CFB1714" w14:textId="2204993C">
            <w:pPr>
              <w:rPr>
                <w:rFonts w:ascii="Sanofi Sans" w:hAnsi="Sanofi Sans"/>
                <w:b/>
                <w:bCs/>
                <w:sz w:val="18"/>
                <w:szCs w:val="18"/>
              </w:rPr>
            </w:pPr>
            <w:r w:rsidRPr="00D064CC">
              <w:rPr>
                <w:rFonts w:ascii="Sanofi Sans" w:hAnsi="Sanofi Sans"/>
                <w:b/>
                <w:bCs/>
                <w:sz w:val="18"/>
                <w:szCs w:val="18"/>
              </w:rPr>
              <w:t>DIVIDE()</w:t>
            </w:r>
          </w:p>
        </w:tc>
        <w:tc>
          <w:tcPr>
            <w:tcW w:w="3577"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6F1CFC" w:rsidP="006F1CFC" w:rsidRDefault="006F1CFC" w14:paraId="0556B045" w14:textId="77777777">
            <w:pPr>
              <w:rPr>
                <w:rFonts w:ascii="Sanofi Sans" w:hAnsi="Sanofi Sans"/>
                <w:sz w:val="18"/>
                <w:szCs w:val="18"/>
              </w:rPr>
            </w:pPr>
            <w:r w:rsidRPr="00D064CC">
              <w:rPr>
                <w:rFonts w:ascii="Sanofi Sans" w:hAnsi="Sanofi Sans"/>
                <w:sz w:val="18"/>
                <w:szCs w:val="18"/>
              </w:rPr>
              <w:t xml:space="preserve">Performs division and returns the </w:t>
            </w:r>
          </w:p>
          <w:p w:rsidRPr="00D064CC" w:rsidR="004B7A19" w:rsidP="006F1CFC" w:rsidRDefault="006F1CFC" w14:paraId="07B1281F" w14:textId="69B4F6CB">
            <w:pPr>
              <w:rPr>
                <w:rFonts w:ascii="Sanofi Sans" w:hAnsi="Sanofi Sans"/>
                <w:sz w:val="18"/>
                <w:szCs w:val="18"/>
              </w:rPr>
            </w:pPr>
            <w:r w:rsidRPr="00D064CC">
              <w:rPr>
                <w:rFonts w:ascii="Sanofi Sans" w:hAnsi="Sanofi Sans"/>
                <w:sz w:val="18"/>
                <w:szCs w:val="18"/>
              </w:rPr>
              <w:t>alternate result (or blank) if div/0</w:t>
            </w:r>
          </w:p>
        </w:tc>
        <w:tc>
          <w:tcPr>
            <w:tcW w:w="4433"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D064CC" w:rsidR="004B7A19" w:rsidP="00711F2D" w:rsidRDefault="006F1CFC" w14:paraId="325CD62C" w14:textId="691B0EDF">
            <w:pPr>
              <w:rPr>
                <w:rFonts w:ascii="Sanofi Sans" w:hAnsi="Sanofi Sans"/>
                <w:sz w:val="18"/>
                <w:szCs w:val="18"/>
              </w:rPr>
            </w:pPr>
            <w:r w:rsidRPr="00D064CC">
              <w:rPr>
                <w:rFonts w:ascii="Sanofi Sans" w:hAnsi="Sanofi Sans"/>
                <w:sz w:val="18"/>
                <w:szCs w:val="18"/>
              </w:rPr>
              <w:t>=DIVIDE(Numerator, Denominator, [AlternateResult])</w:t>
            </w:r>
          </w:p>
        </w:tc>
      </w:tr>
    </w:tbl>
    <w:p w:rsidR="00CE67D1" w:rsidP="006808EE" w:rsidRDefault="00CE67D1" w14:paraId="231C9E72" w14:textId="1D684383"/>
    <w:tbl>
      <w:tblPr>
        <w:tblW w:w="9625" w:type="dxa"/>
        <w:tblCellMar>
          <w:left w:w="0" w:type="dxa"/>
          <w:right w:w="0" w:type="dxa"/>
        </w:tblCellMar>
        <w:tblLook w:val="0420" w:firstRow="1" w:lastRow="0" w:firstColumn="0" w:lastColumn="0" w:noHBand="0" w:noVBand="1"/>
      </w:tblPr>
      <w:tblGrid>
        <w:gridCol w:w="1885"/>
        <w:gridCol w:w="3539"/>
        <w:gridCol w:w="4201"/>
      </w:tblGrid>
      <w:tr w:rsidRPr="00711F2D" w:rsidR="001545C3" w:rsidTr="006776F7" w14:paraId="5B9E6300" w14:textId="77777777">
        <w:trPr>
          <w:trHeight w:val="198"/>
        </w:trPr>
        <w:tc>
          <w:tcPr>
            <w:tcW w:w="9625" w:type="dxa"/>
            <w:gridSpan w:val="3"/>
            <w:tcBorders>
              <w:top w:val="single" w:color="767171" w:sz="4" w:space="0"/>
              <w:left w:val="single" w:color="767171" w:sz="4" w:space="0"/>
              <w:bottom w:val="single" w:color="767171" w:sz="4" w:space="0"/>
              <w:right w:val="single" w:color="767171" w:sz="4" w:space="0"/>
            </w:tcBorders>
            <w:shd w:val="clear" w:color="auto" w:fill="D0CECE"/>
            <w:tcMar>
              <w:top w:w="72" w:type="dxa"/>
              <w:left w:w="144" w:type="dxa"/>
              <w:bottom w:w="72" w:type="dxa"/>
              <w:right w:w="144" w:type="dxa"/>
            </w:tcMar>
            <w:hideMark/>
          </w:tcPr>
          <w:p w:rsidRPr="00711F2D" w:rsidR="001545C3" w:rsidP="006776F7" w:rsidRDefault="001545C3" w14:paraId="1AF8F366" w14:textId="34F809BE">
            <w:pPr>
              <w:rPr>
                <w:rFonts w:ascii="Sanofi Sans" w:hAnsi="Sanofi Sans"/>
                <w:b/>
                <w:bCs/>
              </w:rPr>
            </w:pPr>
            <w:r w:rsidRPr="001545C3">
              <w:rPr>
                <w:rFonts w:ascii="Sanofi Sans" w:hAnsi="Sanofi Sans"/>
                <w:b/>
                <w:bCs/>
              </w:rPr>
              <w:t>COUNT, COUNTA, DISTINCTCOUNT &amp; COUNTROWS</w:t>
            </w:r>
          </w:p>
        </w:tc>
      </w:tr>
      <w:tr w:rsidRPr="00D064CC" w:rsidR="001545C3" w:rsidTr="00D064CC" w14:paraId="6E967FB4" w14:textId="77777777">
        <w:trPr>
          <w:trHeight w:val="385"/>
        </w:trPr>
        <w:tc>
          <w:tcPr>
            <w:tcW w:w="188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hideMark/>
          </w:tcPr>
          <w:p w:rsidRPr="00711F2D" w:rsidR="001545C3" w:rsidP="006776F7" w:rsidRDefault="00570A06" w14:paraId="6648D3C2" w14:textId="74C4E9F7">
            <w:pPr>
              <w:rPr>
                <w:rFonts w:ascii="Sanofi Sans" w:hAnsi="Sanofi Sans"/>
                <w:sz w:val="18"/>
                <w:szCs w:val="18"/>
              </w:rPr>
            </w:pPr>
            <w:r w:rsidRPr="00D064CC">
              <w:rPr>
                <w:rFonts w:ascii="Sanofi Sans" w:hAnsi="Sanofi Sans"/>
                <w:b/>
                <w:bCs/>
                <w:sz w:val="18"/>
                <w:szCs w:val="18"/>
              </w:rPr>
              <w:t>COUNT()</w:t>
            </w:r>
          </w:p>
        </w:tc>
        <w:tc>
          <w:tcPr>
            <w:tcW w:w="3539"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hideMark/>
          </w:tcPr>
          <w:p w:rsidRPr="00D064CC" w:rsidR="001545C3" w:rsidP="00570A06" w:rsidRDefault="00570A06" w14:paraId="12F0B4BD" w14:textId="60246092">
            <w:pPr>
              <w:rPr>
                <w:rFonts w:ascii="Sanofi Sans" w:hAnsi="Sanofi Sans"/>
                <w:sz w:val="18"/>
                <w:szCs w:val="18"/>
              </w:rPr>
            </w:pPr>
            <w:r w:rsidRPr="00D064CC">
              <w:rPr>
                <w:rFonts w:ascii="Sanofi Sans" w:hAnsi="Sanofi Sans"/>
                <w:sz w:val="18"/>
                <w:szCs w:val="18"/>
              </w:rPr>
              <w:t>Counts the number of cells in a column that contain numbers</w:t>
            </w:r>
          </w:p>
        </w:tc>
        <w:tc>
          <w:tcPr>
            <w:tcW w:w="4201"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711F2D" w:rsidR="001545C3" w:rsidP="006776F7" w:rsidRDefault="001545C3" w14:paraId="3752626B" w14:textId="77777777">
            <w:pPr>
              <w:rPr>
                <w:rFonts w:ascii="Sanofi Sans" w:hAnsi="Sanofi Sans"/>
                <w:sz w:val="18"/>
                <w:szCs w:val="18"/>
              </w:rPr>
            </w:pPr>
            <w:r w:rsidRPr="00D064CC">
              <w:rPr>
                <w:rFonts w:ascii="Sanofi Sans" w:hAnsi="Sanofi Sans"/>
                <w:sz w:val="18"/>
                <w:szCs w:val="18"/>
              </w:rPr>
              <w:t>=SUM(ColumnName)</w:t>
            </w:r>
          </w:p>
        </w:tc>
      </w:tr>
      <w:tr w:rsidRPr="00D064CC" w:rsidR="001545C3" w:rsidTr="00D064CC" w14:paraId="128A262A" w14:textId="77777777">
        <w:trPr>
          <w:trHeight w:val="385"/>
        </w:trPr>
        <w:tc>
          <w:tcPr>
            <w:tcW w:w="188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1545C3" w:rsidP="006776F7" w:rsidRDefault="00570A06" w14:paraId="1EAE1E9E" w14:textId="7FA41C94">
            <w:pPr>
              <w:rPr>
                <w:rFonts w:ascii="Sanofi Sans" w:hAnsi="Sanofi Sans"/>
                <w:b/>
                <w:bCs/>
                <w:sz w:val="18"/>
                <w:szCs w:val="18"/>
              </w:rPr>
            </w:pPr>
            <w:r w:rsidRPr="00D064CC">
              <w:rPr>
                <w:rFonts w:ascii="Sanofi Sans" w:hAnsi="Sanofi Sans"/>
                <w:b/>
                <w:bCs/>
                <w:sz w:val="18"/>
                <w:szCs w:val="18"/>
              </w:rPr>
              <w:t>COUNTA()</w:t>
            </w:r>
          </w:p>
        </w:tc>
        <w:tc>
          <w:tcPr>
            <w:tcW w:w="3539"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1545C3" w:rsidP="00D064CC" w:rsidRDefault="00D064CC" w14:paraId="66802301" w14:textId="14D49330">
            <w:pPr>
              <w:rPr>
                <w:rFonts w:ascii="Sanofi Sans" w:hAnsi="Sanofi Sans"/>
                <w:sz w:val="18"/>
                <w:szCs w:val="18"/>
              </w:rPr>
            </w:pPr>
            <w:r w:rsidRPr="00D064CC">
              <w:rPr>
                <w:rFonts w:ascii="Sanofi Sans" w:hAnsi="Sanofi Sans"/>
                <w:sz w:val="18"/>
                <w:szCs w:val="18"/>
              </w:rPr>
              <w:t>Counts the number of non-empty cells in a column (numerical and non-numerical)</w:t>
            </w:r>
          </w:p>
        </w:tc>
        <w:tc>
          <w:tcPr>
            <w:tcW w:w="4201"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D064CC" w:rsidR="001545C3" w:rsidP="006776F7" w:rsidRDefault="001545C3" w14:paraId="5CCBD3D3" w14:textId="77777777">
            <w:pPr>
              <w:rPr>
                <w:rFonts w:ascii="Sanofi Sans" w:hAnsi="Sanofi Sans"/>
                <w:sz w:val="18"/>
                <w:szCs w:val="18"/>
              </w:rPr>
            </w:pPr>
            <w:r w:rsidRPr="00D064CC">
              <w:rPr>
                <w:rFonts w:ascii="Sanofi Sans" w:hAnsi="Sanofi Sans"/>
                <w:sz w:val="18"/>
                <w:szCs w:val="18"/>
              </w:rPr>
              <w:t>=AVERAGE(ColumnName)</w:t>
            </w:r>
          </w:p>
        </w:tc>
      </w:tr>
      <w:tr w:rsidRPr="00D064CC" w:rsidR="001545C3" w:rsidTr="00D064CC" w14:paraId="226E9668" w14:textId="77777777">
        <w:trPr>
          <w:trHeight w:val="385"/>
        </w:trPr>
        <w:tc>
          <w:tcPr>
            <w:tcW w:w="188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1545C3" w:rsidP="006776F7" w:rsidRDefault="00570A06" w14:paraId="58E6CAEF" w14:textId="0E501975">
            <w:pPr>
              <w:rPr>
                <w:rFonts w:ascii="Sanofi Sans" w:hAnsi="Sanofi Sans"/>
                <w:b/>
                <w:bCs/>
                <w:sz w:val="18"/>
                <w:szCs w:val="18"/>
              </w:rPr>
            </w:pPr>
            <w:r w:rsidRPr="00D064CC">
              <w:rPr>
                <w:rFonts w:ascii="Sanofi Sans" w:hAnsi="Sanofi Sans"/>
                <w:b/>
                <w:bCs/>
                <w:sz w:val="18"/>
                <w:szCs w:val="18"/>
              </w:rPr>
              <w:t>DISTINCTCOUNT()</w:t>
            </w:r>
          </w:p>
        </w:tc>
        <w:tc>
          <w:tcPr>
            <w:tcW w:w="3539"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1545C3" w:rsidP="00D064CC" w:rsidRDefault="00D064CC" w14:paraId="29041D13" w14:textId="4E2C1E19">
            <w:pPr>
              <w:rPr>
                <w:rFonts w:ascii="Sanofi Sans" w:hAnsi="Sanofi Sans"/>
                <w:sz w:val="18"/>
                <w:szCs w:val="18"/>
              </w:rPr>
            </w:pPr>
            <w:r w:rsidRPr="00D064CC">
              <w:rPr>
                <w:rFonts w:ascii="Sanofi Sans" w:hAnsi="Sanofi Sans"/>
                <w:sz w:val="18"/>
                <w:szCs w:val="18"/>
              </w:rPr>
              <w:t>Counts the number of distinct or</w:t>
            </w:r>
            <w:r>
              <w:rPr>
                <w:rFonts w:ascii="Sanofi Sans" w:hAnsi="Sanofi Sans"/>
                <w:sz w:val="18"/>
                <w:szCs w:val="18"/>
              </w:rPr>
              <w:t xml:space="preserve"> </w:t>
            </w:r>
            <w:r w:rsidRPr="00D064CC">
              <w:rPr>
                <w:rFonts w:ascii="Sanofi Sans" w:hAnsi="Sanofi Sans"/>
                <w:sz w:val="18"/>
                <w:szCs w:val="18"/>
              </w:rPr>
              <w:t>unique values in a column</w:t>
            </w:r>
          </w:p>
        </w:tc>
        <w:tc>
          <w:tcPr>
            <w:tcW w:w="4201"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D064CC" w:rsidR="001545C3" w:rsidP="006776F7" w:rsidRDefault="001545C3" w14:paraId="1DDC2B1C" w14:textId="77777777">
            <w:pPr>
              <w:rPr>
                <w:rFonts w:ascii="Sanofi Sans" w:hAnsi="Sanofi Sans"/>
                <w:sz w:val="18"/>
                <w:szCs w:val="18"/>
              </w:rPr>
            </w:pPr>
            <w:r w:rsidRPr="00D064CC">
              <w:rPr>
                <w:rFonts w:ascii="Sanofi Sans" w:hAnsi="Sanofi Sans"/>
                <w:sz w:val="18"/>
                <w:szCs w:val="18"/>
              </w:rPr>
              <w:t>=MAX(ColumnName) or =MAX(Scalar1, [Scalar2])</w:t>
            </w:r>
          </w:p>
        </w:tc>
      </w:tr>
      <w:tr w:rsidRPr="00D064CC" w:rsidR="001545C3" w:rsidTr="00D064CC" w14:paraId="4E94C6AC" w14:textId="77777777">
        <w:trPr>
          <w:trHeight w:val="385"/>
        </w:trPr>
        <w:tc>
          <w:tcPr>
            <w:tcW w:w="188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1545C3" w:rsidP="006776F7" w:rsidRDefault="00570A06" w14:paraId="078CE754" w14:textId="25D62818">
            <w:pPr>
              <w:rPr>
                <w:rFonts w:ascii="Sanofi Sans" w:hAnsi="Sanofi Sans"/>
                <w:b/>
                <w:bCs/>
                <w:sz w:val="18"/>
                <w:szCs w:val="18"/>
              </w:rPr>
            </w:pPr>
            <w:r w:rsidRPr="00D064CC">
              <w:rPr>
                <w:rFonts w:ascii="Sanofi Sans" w:hAnsi="Sanofi Sans"/>
                <w:b/>
                <w:bCs/>
                <w:sz w:val="18"/>
                <w:szCs w:val="18"/>
              </w:rPr>
              <w:t>COUNTROWS()</w:t>
            </w:r>
          </w:p>
        </w:tc>
        <w:tc>
          <w:tcPr>
            <w:tcW w:w="3539"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1545C3" w:rsidP="00D064CC" w:rsidRDefault="00D064CC" w14:paraId="4393494C" w14:textId="077789F8">
            <w:pPr>
              <w:rPr>
                <w:rFonts w:ascii="Sanofi Sans" w:hAnsi="Sanofi Sans"/>
                <w:sz w:val="18"/>
                <w:szCs w:val="18"/>
              </w:rPr>
            </w:pPr>
            <w:r w:rsidRPr="00D064CC">
              <w:rPr>
                <w:rFonts w:ascii="Sanofi Sans" w:hAnsi="Sanofi Sans"/>
                <w:sz w:val="18"/>
                <w:szCs w:val="18"/>
              </w:rPr>
              <w:t>Counts the number of rows in the specified table, or a table defined by an expression</w:t>
            </w:r>
          </w:p>
        </w:tc>
        <w:tc>
          <w:tcPr>
            <w:tcW w:w="4201"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D064CC" w:rsidR="001545C3" w:rsidP="006776F7" w:rsidRDefault="001545C3" w14:paraId="046FC2E7" w14:textId="77777777">
            <w:pPr>
              <w:rPr>
                <w:rFonts w:ascii="Sanofi Sans" w:hAnsi="Sanofi Sans"/>
                <w:sz w:val="18"/>
                <w:szCs w:val="18"/>
              </w:rPr>
            </w:pPr>
            <w:r w:rsidRPr="00D064CC">
              <w:rPr>
                <w:rFonts w:ascii="Sanofi Sans" w:hAnsi="Sanofi Sans"/>
                <w:sz w:val="18"/>
                <w:szCs w:val="18"/>
              </w:rPr>
              <w:t>=MIN(ColumnName) or =MIN(Scalar1, [Scalar2])</w:t>
            </w:r>
          </w:p>
        </w:tc>
      </w:tr>
    </w:tbl>
    <w:p w:rsidR="001545C3" w:rsidP="006808EE" w:rsidRDefault="001545C3" w14:paraId="43F2B342" w14:textId="5BDC769D"/>
    <w:p w:rsidR="001D34CF" w:rsidP="003720AC" w:rsidRDefault="00345F23" w14:paraId="5C446318" w14:textId="77777777">
      <w:pPr>
        <w:rPr>
          <w:rFonts w:ascii="Cambria" w:hAnsi="Cambria"/>
          <w:b/>
          <w:bCs/>
          <w:color w:val="7A00E6"/>
          <w:sz w:val="36"/>
          <w:szCs w:val="36"/>
        </w:rPr>
      </w:pPr>
      <w:r w:rsidRPr="00345F23">
        <w:rPr>
          <w:rFonts w:ascii="FluentSystemIcons-Regular" w:hAnsi="FluentSystemIcons-Regular"/>
          <w:b/>
          <w:bCs/>
          <w:color w:val="7A00E6"/>
          <w:sz w:val="36"/>
          <w:szCs w:val="36"/>
        </w:rPr>
        <w:t></w:t>
      </w:r>
      <w:r>
        <w:rPr>
          <w:rFonts w:ascii="Cambria" w:hAnsi="Cambria"/>
          <w:b/>
          <w:bCs/>
          <w:color w:val="7A00E6"/>
          <w:sz w:val="36"/>
          <w:szCs w:val="36"/>
        </w:rPr>
        <w:t xml:space="preserve"> </w:t>
      </w:r>
    </w:p>
    <w:p w:rsidRPr="00345F23" w:rsidR="002F4787" w:rsidP="003720AC" w:rsidRDefault="003720AC" w14:paraId="33BF5CCF" w14:textId="716574F2">
      <w:pPr>
        <w:rPr>
          <w:rFonts w:ascii="Sanofi Sans" w:hAnsi="Sanofi Sans"/>
          <w:sz w:val="18"/>
          <w:szCs w:val="18"/>
        </w:rPr>
      </w:pPr>
      <w:r>
        <w:rPr>
          <w:rFonts w:ascii="Sanofi Sans" w:hAnsi="Sanofi Sans"/>
          <w:sz w:val="18"/>
          <w:szCs w:val="18"/>
        </w:rPr>
        <w:t xml:space="preserve">For </w:t>
      </w:r>
      <w:r w:rsidRPr="003720AC">
        <w:rPr>
          <w:rFonts w:ascii="Sanofi Sans" w:hAnsi="Sanofi Sans"/>
          <w:sz w:val="18"/>
          <w:szCs w:val="18"/>
        </w:rPr>
        <w:t>large datasets (1M+ rows) using COUNTROWS &amp; VALUES</w:t>
      </w:r>
      <w:r w:rsidR="0029541D">
        <w:rPr>
          <w:rFonts w:ascii="Sanofi Sans" w:hAnsi="Sanofi Sans"/>
          <w:sz w:val="18"/>
          <w:szCs w:val="18"/>
        </w:rPr>
        <w:t xml:space="preserve"> or COUNTROWS &amp; DISTINCT</w:t>
      </w:r>
      <w:r w:rsidRPr="003720AC">
        <w:rPr>
          <w:rFonts w:ascii="Sanofi Sans" w:hAnsi="Sanofi Sans"/>
          <w:sz w:val="18"/>
          <w:szCs w:val="18"/>
        </w:rPr>
        <w:t xml:space="preserve"> may put less strain on the DAX engines than DISTINCTCOUNT</w:t>
      </w:r>
    </w:p>
    <w:p w:rsidRPr="00DA37FE" w:rsidR="005C6B96" w:rsidP="005C6B96" w:rsidRDefault="005C6B96" w14:paraId="7507DED9" w14:textId="04A2ADBD">
      <w:pPr>
        <w:rPr>
          <w:rFonts w:ascii="Sanofi Sans" w:hAnsi="Sanofi Sans"/>
          <w:b/>
          <w:bCs/>
        </w:rPr>
      </w:pPr>
      <w:r>
        <w:rPr>
          <w:rFonts w:ascii="Sanofi Sans" w:hAnsi="Sanofi Sans"/>
          <w:b/>
          <w:bCs/>
        </w:rPr>
        <w:t>Logical</w:t>
      </w:r>
      <w:r w:rsidRPr="00DA37FE">
        <w:rPr>
          <w:rFonts w:ascii="Sanofi Sans" w:hAnsi="Sanofi Sans"/>
          <w:b/>
          <w:bCs/>
        </w:rPr>
        <w:t xml:space="preserve"> Functions:</w:t>
      </w:r>
    </w:p>
    <w:p w:rsidR="002F4787" w:rsidP="006808EE" w:rsidRDefault="002F4787" w14:paraId="5D460DAD" w14:textId="77777777"/>
    <w:tbl>
      <w:tblPr>
        <w:tblW w:w="9625" w:type="dxa"/>
        <w:tblCellMar>
          <w:left w:w="0" w:type="dxa"/>
          <w:right w:w="0" w:type="dxa"/>
        </w:tblCellMar>
        <w:tblLook w:val="0420" w:firstRow="1" w:lastRow="0" w:firstColumn="0" w:lastColumn="0" w:noHBand="0" w:noVBand="1"/>
      </w:tblPr>
      <w:tblGrid>
        <w:gridCol w:w="1525"/>
        <w:gridCol w:w="3667"/>
        <w:gridCol w:w="4433"/>
      </w:tblGrid>
      <w:tr w:rsidRPr="00711F2D" w:rsidR="001545C3" w:rsidTr="006776F7" w14:paraId="0976F185" w14:textId="77777777">
        <w:trPr>
          <w:trHeight w:val="198"/>
        </w:trPr>
        <w:tc>
          <w:tcPr>
            <w:tcW w:w="9625" w:type="dxa"/>
            <w:gridSpan w:val="3"/>
            <w:tcBorders>
              <w:top w:val="single" w:color="767171" w:sz="4" w:space="0"/>
              <w:left w:val="single" w:color="767171" w:sz="4" w:space="0"/>
              <w:bottom w:val="single" w:color="767171" w:sz="4" w:space="0"/>
              <w:right w:val="single" w:color="767171" w:sz="4" w:space="0"/>
            </w:tcBorders>
            <w:shd w:val="clear" w:color="auto" w:fill="D0CECE"/>
            <w:tcMar>
              <w:top w:w="72" w:type="dxa"/>
              <w:left w:w="144" w:type="dxa"/>
              <w:bottom w:w="72" w:type="dxa"/>
              <w:right w:w="144" w:type="dxa"/>
            </w:tcMar>
            <w:hideMark/>
          </w:tcPr>
          <w:p w:rsidRPr="00711F2D" w:rsidR="001545C3" w:rsidP="006776F7" w:rsidRDefault="007A6EBE" w14:paraId="1E143D0E" w14:textId="07226C2D">
            <w:pPr>
              <w:rPr>
                <w:rFonts w:ascii="Sanofi Sans" w:hAnsi="Sanofi Sans"/>
                <w:b/>
                <w:bCs/>
              </w:rPr>
            </w:pPr>
            <w:r>
              <w:rPr>
                <w:rFonts w:ascii="Sanofi Sans" w:hAnsi="Sanofi Sans"/>
                <w:b/>
                <w:bCs/>
              </w:rPr>
              <w:t>Common Logical Functions</w:t>
            </w:r>
          </w:p>
        </w:tc>
      </w:tr>
      <w:tr w:rsidRPr="006F1CFC" w:rsidR="001545C3" w:rsidTr="00366BA3" w14:paraId="4B524B56" w14:textId="77777777">
        <w:trPr>
          <w:trHeight w:val="838"/>
        </w:trPr>
        <w:tc>
          <w:tcPr>
            <w:tcW w:w="152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hideMark/>
          </w:tcPr>
          <w:p w:rsidRPr="00711F2D" w:rsidR="001545C3" w:rsidP="006776F7" w:rsidRDefault="00EF574C" w14:paraId="331C2DF8" w14:textId="6A2BD533">
            <w:pPr>
              <w:rPr>
                <w:rFonts w:ascii="Sanofi Sans" w:hAnsi="Sanofi Sans"/>
                <w:sz w:val="20"/>
                <w:szCs w:val="20"/>
              </w:rPr>
            </w:pPr>
            <w:r w:rsidRPr="00EF574C">
              <w:rPr>
                <w:rFonts w:ascii="Sanofi Sans" w:hAnsi="Sanofi Sans"/>
                <w:b/>
                <w:bCs/>
                <w:sz w:val="20"/>
                <w:szCs w:val="20"/>
              </w:rPr>
              <w:t>IF()</w:t>
            </w:r>
          </w:p>
        </w:tc>
        <w:tc>
          <w:tcPr>
            <w:tcW w:w="3667"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hideMark/>
          </w:tcPr>
          <w:p w:rsidRPr="006F1CFC" w:rsidR="001545C3" w:rsidP="007107E4" w:rsidRDefault="007107E4" w14:paraId="5B1C54D7" w14:textId="0398FE56">
            <w:pPr>
              <w:rPr>
                <w:rFonts w:ascii="Sanofi Sans" w:hAnsi="Sanofi Sans"/>
                <w:sz w:val="20"/>
                <w:szCs w:val="20"/>
              </w:rPr>
            </w:pPr>
            <w:r w:rsidRPr="007107E4">
              <w:rPr>
                <w:rFonts w:ascii="Sanofi Sans" w:hAnsi="Sanofi Sans"/>
                <w:sz w:val="20"/>
                <w:szCs w:val="20"/>
              </w:rPr>
              <w:t>Checks if a given condition is met, and returns one value if the condition is TRUE, and another if the condition is FALSE</w:t>
            </w:r>
          </w:p>
        </w:tc>
        <w:tc>
          <w:tcPr>
            <w:tcW w:w="4433"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711F2D" w:rsidR="001545C3" w:rsidP="006776F7" w:rsidRDefault="00EC7537" w14:paraId="68EF9C76" w14:textId="6FEEFF21">
            <w:pPr>
              <w:rPr>
                <w:rFonts w:ascii="Sanofi Sans" w:hAnsi="Sanofi Sans"/>
                <w:sz w:val="20"/>
                <w:szCs w:val="20"/>
              </w:rPr>
            </w:pPr>
            <w:r w:rsidRPr="00EC7537">
              <w:rPr>
                <w:rFonts w:ascii="Sanofi Sans" w:hAnsi="Sanofi Sans"/>
                <w:sz w:val="20"/>
                <w:szCs w:val="20"/>
              </w:rPr>
              <w:t>=IF(LogicalTest, ResultIfTrue, [ResultIfFalse])</w:t>
            </w:r>
          </w:p>
        </w:tc>
      </w:tr>
      <w:tr w:rsidRPr="006F1CFC" w:rsidR="001545C3" w:rsidTr="006776F7" w14:paraId="27D49A51" w14:textId="77777777">
        <w:trPr>
          <w:trHeight w:val="385"/>
        </w:trPr>
        <w:tc>
          <w:tcPr>
            <w:tcW w:w="152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6F1CFC" w:rsidR="001545C3" w:rsidP="006776F7" w:rsidRDefault="00EF574C" w14:paraId="2F20EE5F" w14:textId="2FCA4505">
            <w:pPr>
              <w:rPr>
                <w:rFonts w:ascii="Sanofi Sans" w:hAnsi="Sanofi Sans"/>
                <w:b/>
                <w:bCs/>
                <w:sz w:val="20"/>
                <w:szCs w:val="20"/>
              </w:rPr>
            </w:pPr>
            <w:r w:rsidRPr="00EF574C">
              <w:rPr>
                <w:rFonts w:ascii="Sanofi Sans" w:hAnsi="Sanofi Sans"/>
                <w:b/>
                <w:bCs/>
                <w:sz w:val="20"/>
                <w:szCs w:val="20"/>
              </w:rPr>
              <w:t>IFERROR()</w:t>
            </w:r>
          </w:p>
        </w:tc>
        <w:tc>
          <w:tcPr>
            <w:tcW w:w="3667"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6F1CFC" w:rsidR="001545C3" w:rsidP="007107E4" w:rsidRDefault="007107E4" w14:paraId="592B485F" w14:textId="61795C30">
            <w:pPr>
              <w:rPr>
                <w:rFonts w:ascii="Sanofi Sans" w:hAnsi="Sanofi Sans"/>
                <w:sz w:val="20"/>
                <w:szCs w:val="20"/>
              </w:rPr>
            </w:pPr>
            <w:r w:rsidRPr="007107E4">
              <w:rPr>
                <w:rFonts w:ascii="Sanofi Sans" w:hAnsi="Sanofi Sans"/>
                <w:sz w:val="20"/>
                <w:szCs w:val="20"/>
              </w:rPr>
              <w:t>Evaluates an expression and returns a specified value if the expression returns an error, otherwise returns the expression itself</w:t>
            </w:r>
          </w:p>
        </w:tc>
        <w:tc>
          <w:tcPr>
            <w:tcW w:w="4433"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6F1CFC" w:rsidR="001545C3" w:rsidP="006776F7" w:rsidRDefault="00EC7537" w14:paraId="6C843AE7" w14:textId="3ABC6C58">
            <w:pPr>
              <w:rPr>
                <w:rFonts w:ascii="Sanofi Sans" w:hAnsi="Sanofi Sans"/>
                <w:sz w:val="20"/>
                <w:szCs w:val="20"/>
              </w:rPr>
            </w:pPr>
            <w:r w:rsidRPr="00EC7537">
              <w:rPr>
                <w:rFonts w:ascii="Sanofi Sans" w:hAnsi="Sanofi Sans"/>
                <w:sz w:val="20"/>
                <w:szCs w:val="20"/>
              </w:rPr>
              <w:t>=IFERROR(Value, ValueIfError)</w:t>
            </w:r>
          </w:p>
        </w:tc>
      </w:tr>
      <w:tr w:rsidRPr="006F1CFC" w:rsidR="001545C3" w:rsidTr="006776F7" w14:paraId="2A5FC0A1" w14:textId="77777777">
        <w:trPr>
          <w:trHeight w:val="385"/>
        </w:trPr>
        <w:tc>
          <w:tcPr>
            <w:tcW w:w="152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6F1CFC" w:rsidR="001545C3" w:rsidP="006776F7" w:rsidRDefault="00EF574C" w14:paraId="2230EC92" w14:textId="4641949B">
            <w:pPr>
              <w:rPr>
                <w:rFonts w:ascii="Sanofi Sans" w:hAnsi="Sanofi Sans"/>
                <w:b/>
                <w:bCs/>
                <w:sz w:val="20"/>
                <w:szCs w:val="20"/>
              </w:rPr>
            </w:pPr>
            <w:r w:rsidRPr="00EF574C">
              <w:rPr>
                <w:rFonts w:ascii="Sanofi Sans" w:hAnsi="Sanofi Sans"/>
                <w:b/>
                <w:bCs/>
                <w:sz w:val="20"/>
                <w:szCs w:val="20"/>
              </w:rPr>
              <w:t>AND()</w:t>
            </w:r>
          </w:p>
        </w:tc>
        <w:tc>
          <w:tcPr>
            <w:tcW w:w="3667"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6F1CFC" w:rsidR="001545C3" w:rsidP="007107E4" w:rsidRDefault="007107E4" w14:paraId="49F05A08" w14:textId="6FFE9439">
            <w:pPr>
              <w:rPr>
                <w:rFonts w:ascii="Sanofi Sans" w:hAnsi="Sanofi Sans"/>
                <w:sz w:val="20"/>
                <w:szCs w:val="20"/>
              </w:rPr>
            </w:pPr>
            <w:r w:rsidRPr="007107E4">
              <w:rPr>
                <w:rFonts w:ascii="Sanofi Sans" w:hAnsi="Sanofi Sans"/>
                <w:sz w:val="20"/>
                <w:szCs w:val="20"/>
              </w:rPr>
              <w:t>Checks whether both arguments are TRUE, and returns TRUE if both arguments are TRUE, otherwise returns FALSE</w:t>
            </w:r>
          </w:p>
        </w:tc>
        <w:tc>
          <w:tcPr>
            <w:tcW w:w="4433"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6F1CFC" w:rsidR="001545C3" w:rsidP="006776F7" w:rsidRDefault="00306D45" w14:paraId="24BAB934" w14:textId="692C0BC9">
            <w:pPr>
              <w:rPr>
                <w:rFonts w:ascii="Sanofi Sans" w:hAnsi="Sanofi Sans"/>
                <w:sz w:val="20"/>
                <w:szCs w:val="20"/>
              </w:rPr>
            </w:pPr>
            <w:r w:rsidRPr="00306D45">
              <w:rPr>
                <w:rFonts w:ascii="Sanofi Sans" w:hAnsi="Sanofi Sans"/>
                <w:sz w:val="20"/>
                <w:szCs w:val="20"/>
              </w:rPr>
              <w:t>=AND(Logical1, Logical2)</w:t>
            </w:r>
          </w:p>
        </w:tc>
      </w:tr>
      <w:tr w:rsidRPr="006F1CFC" w:rsidR="001545C3" w:rsidTr="006776F7" w14:paraId="399578C1" w14:textId="77777777">
        <w:trPr>
          <w:trHeight w:val="385"/>
        </w:trPr>
        <w:tc>
          <w:tcPr>
            <w:tcW w:w="152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6F1CFC" w:rsidR="001545C3" w:rsidP="006776F7" w:rsidRDefault="002F4787" w14:paraId="366DB7EE" w14:textId="01A1793E">
            <w:pPr>
              <w:rPr>
                <w:rFonts w:ascii="Sanofi Sans" w:hAnsi="Sanofi Sans"/>
                <w:b/>
                <w:bCs/>
                <w:sz w:val="20"/>
                <w:szCs w:val="20"/>
              </w:rPr>
            </w:pPr>
            <w:r w:rsidRPr="002F4787">
              <w:rPr>
                <w:rFonts w:ascii="Sanofi Sans" w:hAnsi="Sanofi Sans"/>
                <w:b/>
                <w:bCs/>
                <w:sz w:val="20"/>
                <w:szCs w:val="20"/>
              </w:rPr>
              <w:t>OR()</w:t>
            </w:r>
          </w:p>
        </w:tc>
        <w:tc>
          <w:tcPr>
            <w:tcW w:w="3667"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6F1CFC" w:rsidR="001545C3" w:rsidP="00EC7537" w:rsidRDefault="00EC7537" w14:paraId="2A35FE54" w14:textId="2ECD679B">
            <w:pPr>
              <w:rPr>
                <w:rFonts w:ascii="Sanofi Sans" w:hAnsi="Sanofi Sans"/>
                <w:sz w:val="20"/>
                <w:szCs w:val="20"/>
              </w:rPr>
            </w:pPr>
            <w:r w:rsidRPr="00EC7537">
              <w:rPr>
                <w:rFonts w:ascii="Sanofi Sans" w:hAnsi="Sanofi Sans"/>
                <w:sz w:val="20"/>
                <w:szCs w:val="20"/>
              </w:rPr>
              <w:t>Checks whether one of the</w:t>
            </w:r>
            <w:r w:rsidR="00306D45">
              <w:rPr>
                <w:rFonts w:ascii="Sanofi Sans" w:hAnsi="Sanofi Sans"/>
                <w:sz w:val="20"/>
                <w:szCs w:val="20"/>
              </w:rPr>
              <w:t xml:space="preserve"> </w:t>
            </w:r>
            <w:r w:rsidRPr="00EC7537">
              <w:rPr>
                <w:rFonts w:ascii="Sanofi Sans" w:hAnsi="Sanofi Sans"/>
                <w:sz w:val="20"/>
                <w:szCs w:val="20"/>
              </w:rPr>
              <w:t>arguments is</w:t>
            </w:r>
            <w:r>
              <w:rPr>
                <w:rFonts w:ascii="Sanofi Sans" w:hAnsi="Sanofi Sans"/>
                <w:sz w:val="20"/>
                <w:szCs w:val="20"/>
              </w:rPr>
              <w:t xml:space="preserve"> </w:t>
            </w:r>
            <w:r w:rsidRPr="00EC7537">
              <w:rPr>
                <w:rFonts w:ascii="Sanofi Sans" w:hAnsi="Sanofi Sans"/>
                <w:sz w:val="20"/>
                <w:szCs w:val="20"/>
              </w:rPr>
              <w:t>TRUE to return TRUE, and returns FALSE if both arguments are FALSE</w:t>
            </w:r>
          </w:p>
        </w:tc>
        <w:tc>
          <w:tcPr>
            <w:tcW w:w="4433"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6F1CFC" w:rsidR="001545C3" w:rsidP="006776F7" w:rsidRDefault="00306D45" w14:paraId="746AA053" w14:textId="3A54D930">
            <w:pPr>
              <w:rPr>
                <w:rFonts w:ascii="Sanofi Sans" w:hAnsi="Sanofi Sans"/>
                <w:sz w:val="20"/>
                <w:szCs w:val="20"/>
              </w:rPr>
            </w:pPr>
            <w:r w:rsidRPr="00306D45">
              <w:rPr>
                <w:rFonts w:ascii="Sanofi Sans" w:hAnsi="Sanofi Sans"/>
                <w:sz w:val="20"/>
                <w:szCs w:val="20"/>
              </w:rPr>
              <w:t>=OR(Logical1, Logical2)</w:t>
            </w:r>
          </w:p>
        </w:tc>
      </w:tr>
      <w:tr w:rsidRPr="006F1CFC" w:rsidR="00366BA3" w:rsidTr="00366BA3" w14:paraId="2549BA8E" w14:textId="77777777">
        <w:trPr>
          <w:trHeight w:val="235"/>
        </w:trPr>
        <w:tc>
          <w:tcPr>
            <w:tcW w:w="9625" w:type="dxa"/>
            <w:gridSpan w:val="3"/>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366BA3" w:rsidR="00366BA3" w:rsidP="00366BA3" w:rsidRDefault="00366BA3" w14:paraId="1E0447F8" w14:textId="1079ECA9">
            <w:pPr>
              <w:rPr>
                <w:rFonts w:ascii="Sanofi Sans" w:hAnsi="Sanofi Sans"/>
                <w:i/>
                <w:iCs/>
                <w:sz w:val="20"/>
                <w:szCs w:val="20"/>
              </w:rPr>
            </w:pPr>
            <w:r w:rsidRPr="00366BA3">
              <w:rPr>
                <w:rFonts w:ascii="Sanofi Sans" w:hAnsi="Sanofi Sans"/>
                <w:i/>
                <w:iCs/>
                <w:sz w:val="18"/>
                <w:szCs w:val="18"/>
              </w:rPr>
              <w:t>Note: Use the &amp;&amp; and || operators if you want to include more than two conditions</w:t>
            </w:r>
          </w:p>
        </w:tc>
      </w:tr>
    </w:tbl>
    <w:p w:rsidR="001545C3" w:rsidP="006808EE" w:rsidRDefault="001545C3" w14:paraId="07594F9E" w14:textId="2EC5DE88"/>
    <w:p w:rsidRPr="00AF1613" w:rsidR="0055638C" w:rsidP="006808EE" w:rsidRDefault="0055638C" w14:paraId="77F6D6C1" w14:textId="3DBF7B74">
      <w:pPr>
        <w:rPr>
          <w:rFonts w:ascii="Sanofi Sans" w:hAnsi="Sanofi Sans"/>
          <w:sz w:val="20"/>
          <w:szCs w:val="20"/>
        </w:rPr>
      </w:pPr>
    </w:p>
    <w:tbl>
      <w:tblPr>
        <w:tblW w:w="9625" w:type="dxa"/>
        <w:tblCellMar>
          <w:left w:w="0" w:type="dxa"/>
          <w:right w:w="0" w:type="dxa"/>
        </w:tblCellMar>
        <w:tblLook w:val="0420" w:firstRow="1" w:lastRow="0" w:firstColumn="0" w:lastColumn="0" w:noHBand="0" w:noVBand="1"/>
      </w:tblPr>
      <w:tblGrid>
        <w:gridCol w:w="1525"/>
        <w:gridCol w:w="8100"/>
      </w:tblGrid>
      <w:tr w:rsidRPr="006F1CFC" w:rsidR="00944C65" w:rsidTr="00944C65" w14:paraId="3ABAC29C" w14:textId="77777777">
        <w:trPr>
          <w:trHeight w:val="478"/>
        </w:trPr>
        <w:tc>
          <w:tcPr>
            <w:tcW w:w="152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hideMark/>
          </w:tcPr>
          <w:p w:rsidRPr="00711F2D" w:rsidR="00944C65" w:rsidP="006776F7" w:rsidRDefault="00944C65" w14:paraId="0B57E8DD" w14:textId="599B1D74">
            <w:pPr>
              <w:rPr>
                <w:rFonts w:ascii="Sanofi Sans" w:hAnsi="Sanofi Sans"/>
                <w:b/>
                <w:bCs/>
                <w:sz w:val="20"/>
                <w:szCs w:val="20"/>
              </w:rPr>
            </w:pPr>
            <w:r w:rsidRPr="0055638C">
              <w:rPr>
                <w:rFonts w:ascii="Sanofi Sans" w:hAnsi="Sanofi Sans"/>
                <w:b/>
                <w:bCs/>
                <w:sz w:val="20"/>
                <w:szCs w:val="20"/>
              </w:rPr>
              <w:t>SWITCH()</w:t>
            </w:r>
          </w:p>
        </w:tc>
        <w:tc>
          <w:tcPr>
            <w:tcW w:w="8100"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hideMark/>
          </w:tcPr>
          <w:p w:rsidR="00944C65" w:rsidP="006776F7" w:rsidRDefault="00944C65" w14:paraId="5B1DD40B" w14:textId="249E544C">
            <w:pPr>
              <w:rPr>
                <w:rFonts w:ascii="Sanofi Sans" w:hAnsi="Sanofi Sans"/>
                <w:sz w:val="20"/>
                <w:szCs w:val="20"/>
              </w:rPr>
            </w:pPr>
            <w:r w:rsidRPr="00944C65">
              <w:rPr>
                <w:rFonts w:ascii="Sanofi Sans" w:hAnsi="Sanofi Sans"/>
                <w:sz w:val="20"/>
                <w:szCs w:val="20"/>
              </w:rPr>
              <w:t>Evaluates an expression against a list of values and returns one of multiple possible expressions</w:t>
            </w:r>
            <w:r w:rsidR="006D0B81">
              <w:rPr>
                <w:rFonts w:ascii="Sanofi Sans" w:hAnsi="Sanofi Sans"/>
                <w:sz w:val="20"/>
                <w:szCs w:val="20"/>
              </w:rPr>
              <w:t>.</w:t>
            </w:r>
          </w:p>
          <w:p w:rsidR="00AE2333" w:rsidP="006776F7" w:rsidRDefault="00AE2333" w14:paraId="6914B6BB" w14:textId="3C3E92FD">
            <w:pPr>
              <w:rPr>
                <w:rFonts w:ascii="Sanofi Sans" w:hAnsi="Sanofi Sans"/>
                <w:sz w:val="20"/>
                <w:szCs w:val="20"/>
              </w:rPr>
            </w:pPr>
            <w:r>
              <w:rPr>
                <w:rFonts w:ascii="Sanofi Sans" w:hAnsi="Sanofi Sans"/>
                <w:sz w:val="20"/>
                <w:szCs w:val="20"/>
              </w:rPr>
              <w:t>Switch is a simple and efficient function in DAX</w:t>
            </w:r>
            <w:r w:rsidR="00132407">
              <w:rPr>
                <w:rFonts w:ascii="Sanofi Sans" w:hAnsi="Sanofi Sans"/>
                <w:sz w:val="20"/>
                <w:szCs w:val="20"/>
              </w:rPr>
              <w:t xml:space="preserve"> to help writing multiple IF statements much easier</w:t>
            </w:r>
          </w:p>
          <w:p w:rsidRPr="00711F2D" w:rsidR="006D0B81" w:rsidP="006776F7" w:rsidRDefault="006D0B81" w14:paraId="2F4D1210" w14:textId="535CCD5A">
            <w:pPr>
              <w:rPr>
                <w:rFonts w:ascii="Sanofi Sans" w:hAnsi="Sanofi Sans"/>
                <w:sz w:val="20"/>
                <w:szCs w:val="20"/>
              </w:rPr>
            </w:pPr>
          </w:p>
        </w:tc>
      </w:tr>
      <w:tr w:rsidRPr="006F1CFC" w:rsidR="00944C65" w:rsidTr="006776F7" w14:paraId="5B1AEDA2" w14:textId="77777777">
        <w:trPr>
          <w:trHeight w:val="838"/>
        </w:trPr>
        <w:tc>
          <w:tcPr>
            <w:tcW w:w="9625" w:type="dxa"/>
            <w:gridSpan w:val="2"/>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00944C65" w:rsidP="006776F7" w:rsidRDefault="00F96DC7" w14:paraId="34A6C62E" w14:textId="77777777">
            <w:pPr>
              <w:rPr>
                <w:rFonts w:ascii="Sanofi Sans" w:hAnsi="Sanofi Sans"/>
                <w:sz w:val="20"/>
                <w:szCs w:val="20"/>
              </w:rPr>
            </w:pPr>
            <w:r>
              <w:rPr>
                <w:noProof/>
              </w:rPr>
              <w:drawing>
                <wp:inline distT="0" distB="0" distL="0" distR="0" wp14:anchorId="58FD49F9" wp14:editId="261C59A1">
                  <wp:extent cx="4185138" cy="1603623"/>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99512" cy="1609131"/>
                          </a:xfrm>
                          <a:prstGeom prst="rect">
                            <a:avLst/>
                          </a:prstGeom>
                        </pic:spPr>
                      </pic:pic>
                    </a:graphicData>
                  </a:graphic>
                </wp:inline>
              </w:drawing>
            </w:r>
          </w:p>
          <w:p w:rsidR="00F96DC7" w:rsidP="006776F7" w:rsidRDefault="00F96DC7" w14:paraId="13A8BE99" w14:textId="77777777">
            <w:pPr>
              <w:rPr>
                <w:rFonts w:ascii="Sanofi Sans" w:hAnsi="Sanofi Sans"/>
                <w:sz w:val="20"/>
                <w:szCs w:val="20"/>
              </w:rPr>
            </w:pPr>
          </w:p>
          <w:p w:rsidR="00F96DC7" w:rsidP="006776F7" w:rsidRDefault="00F96DC7" w14:paraId="0E92A4A1" w14:textId="77777777">
            <w:pPr>
              <w:rPr>
                <w:rFonts w:ascii="Sanofi Sans" w:hAnsi="Sanofi Sans"/>
                <w:sz w:val="20"/>
                <w:szCs w:val="20"/>
              </w:rPr>
            </w:pPr>
            <w:r w:rsidRPr="00F317D2">
              <w:rPr>
                <w:rFonts w:ascii="Sanofi Sans" w:hAnsi="Sanofi Sans"/>
                <w:b/>
                <w:bCs/>
                <w:sz w:val="20"/>
                <w:szCs w:val="20"/>
              </w:rPr>
              <w:t>SWITCH(TRUE)</w:t>
            </w:r>
            <w:r>
              <w:rPr>
                <w:rFonts w:ascii="Sanofi Sans" w:hAnsi="Sanofi Sans"/>
                <w:sz w:val="20"/>
                <w:szCs w:val="20"/>
              </w:rPr>
              <w:t xml:space="preserve"> is a common pattern to replace nested IF statements</w:t>
            </w:r>
          </w:p>
          <w:p w:rsidR="00F317D2" w:rsidP="001628F3" w:rsidRDefault="00F317D2" w14:paraId="5CFBA7B9" w14:textId="77777777">
            <w:pPr>
              <w:autoSpaceDE w:val="0"/>
              <w:autoSpaceDN w:val="0"/>
              <w:adjustRightInd w:val="0"/>
              <w:spacing w:line="288" w:lineRule="auto"/>
              <w:rPr>
                <w:rFonts w:ascii="Sanofi Sans" w:hAnsi="Sanofi Sans" w:cs="Sanofi Sans"/>
                <w:b/>
                <w:bCs/>
                <w:color w:val="000000"/>
                <w:sz w:val="20"/>
                <w:szCs w:val="20"/>
              </w:rPr>
            </w:pPr>
          </w:p>
          <w:p w:rsidR="001628F3" w:rsidP="001628F3" w:rsidRDefault="001628F3" w14:paraId="6250D0CE" w14:textId="3D5E5473">
            <w:pPr>
              <w:autoSpaceDE w:val="0"/>
              <w:autoSpaceDN w:val="0"/>
              <w:adjustRightInd w:val="0"/>
              <w:spacing w:line="288" w:lineRule="auto"/>
              <w:rPr>
                <w:rFonts w:ascii="Sanofi Sans" w:hAnsi="Sanofi Sans" w:cs="Sanofi Sans"/>
                <w:b/>
                <w:bCs/>
                <w:color w:val="000000"/>
                <w:sz w:val="20"/>
                <w:szCs w:val="20"/>
              </w:rPr>
            </w:pPr>
            <w:r>
              <w:rPr>
                <w:rFonts w:ascii="Sanofi Sans" w:hAnsi="Sanofi Sans" w:cs="Sanofi Sans"/>
                <w:b/>
                <w:bCs/>
                <w:color w:val="000000"/>
                <w:sz w:val="20"/>
                <w:szCs w:val="20"/>
              </w:rPr>
              <w:t>Example:</w:t>
            </w:r>
          </w:p>
          <w:p w:rsidRPr="002E4E44" w:rsidR="001628F3" w:rsidP="001628F3" w:rsidRDefault="001628F3" w14:paraId="51675EDA" w14:textId="77777777">
            <w:pPr>
              <w:autoSpaceDE w:val="0"/>
              <w:autoSpaceDN w:val="0"/>
              <w:adjustRightInd w:val="0"/>
              <w:spacing w:line="288" w:lineRule="auto"/>
              <w:rPr>
                <w:rFonts w:ascii="Consolas" w:hAnsi="Consolas" w:cs="Consolas"/>
                <w:color w:val="000000"/>
                <w:sz w:val="18"/>
                <w:szCs w:val="18"/>
              </w:rPr>
            </w:pPr>
            <w:r w:rsidRPr="002E4E44">
              <w:rPr>
                <w:rFonts w:ascii="Consolas" w:hAnsi="Consolas" w:cs="Consolas"/>
                <w:color w:val="000000"/>
                <w:sz w:val="18"/>
                <w:szCs w:val="18"/>
              </w:rPr>
              <w:t>=SWITCH(</w:t>
            </w:r>
            <w:r w:rsidRPr="002E4E44">
              <w:rPr>
                <w:rFonts w:ascii="Consolas" w:hAnsi="Consolas" w:cs="Consolas"/>
                <w:color w:val="000000"/>
                <w:sz w:val="18"/>
                <w:szCs w:val="18"/>
              </w:rPr>
              <w:br/>
            </w:r>
            <w:r w:rsidRPr="002E4E44">
              <w:rPr>
                <w:rFonts w:ascii="Consolas" w:hAnsi="Consolas" w:cs="Consolas"/>
                <w:color w:val="000000"/>
                <w:sz w:val="18"/>
                <w:szCs w:val="18"/>
              </w:rPr>
              <w:t xml:space="preserve">    TRUE(), </w:t>
            </w:r>
            <w:r w:rsidRPr="002E4E44">
              <w:rPr>
                <w:rFonts w:ascii="Consolas" w:hAnsi="Consolas" w:cs="Consolas"/>
                <w:color w:val="000000"/>
                <w:sz w:val="18"/>
                <w:szCs w:val="18"/>
              </w:rPr>
              <w:br/>
            </w:r>
            <w:r w:rsidRPr="002E4E44">
              <w:rPr>
                <w:rFonts w:ascii="Consolas" w:hAnsi="Consolas" w:cs="Consolas"/>
                <w:color w:val="000000"/>
                <w:sz w:val="18"/>
                <w:szCs w:val="18"/>
              </w:rPr>
              <w:t xml:space="preserve">   Calendar[Month_No]&gt;9, "Q4",</w:t>
            </w:r>
            <w:r w:rsidRPr="002E4E44">
              <w:rPr>
                <w:rFonts w:ascii="Consolas" w:hAnsi="Consolas" w:cs="Consolas"/>
                <w:color w:val="000000"/>
                <w:sz w:val="18"/>
                <w:szCs w:val="18"/>
              </w:rPr>
              <w:br/>
            </w:r>
            <w:r w:rsidRPr="002E4E44">
              <w:rPr>
                <w:rFonts w:ascii="Consolas" w:hAnsi="Consolas" w:cs="Consolas"/>
                <w:color w:val="000000"/>
                <w:sz w:val="18"/>
                <w:szCs w:val="18"/>
              </w:rPr>
              <w:t xml:space="preserve">   Calendar[Month_No]&gt;6, "Q3",</w:t>
            </w:r>
          </w:p>
          <w:p w:rsidRPr="002E4E44" w:rsidR="001628F3" w:rsidP="001628F3" w:rsidRDefault="001628F3" w14:paraId="05AEC03E" w14:textId="77777777">
            <w:pPr>
              <w:autoSpaceDE w:val="0"/>
              <w:autoSpaceDN w:val="0"/>
              <w:adjustRightInd w:val="0"/>
              <w:spacing w:line="288" w:lineRule="auto"/>
              <w:rPr>
                <w:rFonts w:ascii="Consolas" w:hAnsi="Consolas" w:cs="Consolas"/>
                <w:color w:val="000000"/>
                <w:sz w:val="18"/>
                <w:szCs w:val="18"/>
              </w:rPr>
            </w:pPr>
            <w:r w:rsidRPr="002E4E44">
              <w:rPr>
                <w:rFonts w:ascii="Consolas" w:hAnsi="Consolas" w:cs="Consolas"/>
                <w:color w:val="000000"/>
                <w:sz w:val="18"/>
                <w:szCs w:val="18"/>
              </w:rPr>
              <w:t xml:space="preserve">   Calendar[Month_No]&gt;3, "Q2",</w:t>
            </w:r>
          </w:p>
          <w:p w:rsidRPr="002E4E44" w:rsidR="001628F3" w:rsidP="001628F3" w:rsidRDefault="001628F3" w14:paraId="1C11C558" w14:textId="77777777">
            <w:pPr>
              <w:autoSpaceDE w:val="0"/>
              <w:autoSpaceDN w:val="0"/>
              <w:adjustRightInd w:val="0"/>
              <w:spacing w:line="288" w:lineRule="auto"/>
              <w:rPr>
                <w:rFonts w:ascii="Consolas" w:hAnsi="Consolas" w:cs="Consolas"/>
                <w:color w:val="000000"/>
                <w:sz w:val="18"/>
                <w:szCs w:val="18"/>
              </w:rPr>
            </w:pPr>
            <w:r w:rsidRPr="002E4E44">
              <w:rPr>
                <w:rFonts w:ascii="Consolas" w:hAnsi="Consolas" w:cs="Consolas"/>
                <w:color w:val="000000"/>
                <w:sz w:val="18"/>
                <w:szCs w:val="18"/>
              </w:rPr>
              <w:t xml:space="preserve">   "Q1"</w:t>
            </w:r>
          </w:p>
          <w:p w:rsidRPr="002E4E44" w:rsidR="00DA2768" w:rsidP="001628F3" w:rsidRDefault="001628F3" w14:paraId="7E074CD0" w14:textId="70CC8AFF">
            <w:pPr>
              <w:rPr>
                <w:rFonts w:ascii="Sanofi Sans" w:hAnsi="Sanofi Sans"/>
                <w:sz w:val="18"/>
                <w:szCs w:val="18"/>
              </w:rPr>
            </w:pPr>
            <w:r w:rsidRPr="002E4E44">
              <w:rPr>
                <w:rFonts w:ascii="Consolas" w:hAnsi="Consolas" w:cs="Consolas"/>
                <w:color w:val="000000"/>
                <w:sz w:val="18"/>
                <w:szCs w:val="18"/>
              </w:rPr>
              <w:t>)</w:t>
            </w:r>
          </w:p>
          <w:p w:rsidRPr="00EC7537" w:rsidR="00DA2768" w:rsidP="006776F7" w:rsidRDefault="00DA2768" w14:paraId="6A124CD8" w14:textId="2AC260C6">
            <w:pPr>
              <w:rPr>
                <w:rFonts w:ascii="Sanofi Sans" w:hAnsi="Sanofi Sans"/>
                <w:sz w:val="20"/>
                <w:szCs w:val="20"/>
              </w:rPr>
            </w:pPr>
          </w:p>
        </w:tc>
      </w:tr>
    </w:tbl>
    <w:p w:rsidR="0055638C" w:rsidP="006808EE" w:rsidRDefault="0055638C" w14:paraId="2B7DCBEC" w14:textId="77777777"/>
    <w:tbl>
      <w:tblPr>
        <w:tblW w:w="9625" w:type="dxa"/>
        <w:tblCellMar>
          <w:left w:w="0" w:type="dxa"/>
          <w:right w:w="0" w:type="dxa"/>
        </w:tblCellMar>
        <w:tblLook w:val="0420" w:firstRow="1" w:lastRow="0" w:firstColumn="0" w:lastColumn="0" w:noHBand="0" w:noVBand="1"/>
      </w:tblPr>
      <w:tblGrid>
        <w:gridCol w:w="1525"/>
        <w:gridCol w:w="8100"/>
      </w:tblGrid>
      <w:tr w:rsidRPr="006F1CFC" w:rsidR="009223E0" w:rsidTr="75E78D46" w14:paraId="4215D924" w14:textId="77777777">
        <w:trPr>
          <w:trHeight w:val="478"/>
        </w:trPr>
        <w:tc>
          <w:tcPr>
            <w:tcW w:w="1525" w:type="dxa"/>
            <w:tcBorders>
              <w:top w:val="single" w:color="767171" w:sz="4" w:space="0"/>
              <w:left w:val="single" w:color="767171" w:sz="4" w:space="0"/>
              <w:bottom w:val="single" w:color="767171" w:sz="4" w:space="0"/>
              <w:right w:val="single" w:color="767171" w:sz="4" w:space="0"/>
            </w:tcBorders>
            <w:shd w:val="clear" w:color="auto" w:fill="F2F2F2" w:themeFill="background1" w:themeFillShade="F2"/>
            <w:tcMar>
              <w:top w:w="72" w:type="dxa"/>
              <w:left w:w="144" w:type="dxa"/>
              <w:bottom w:w="72" w:type="dxa"/>
              <w:right w:w="144" w:type="dxa"/>
            </w:tcMar>
            <w:vAlign w:val="center"/>
            <w:hideMark/>
          </w:tcPr>
          <w:p w:rsidRPr="00711F2D" w:rsidR="009223E0" w:rsidP="006776F7" w:rsidRDefault="009223E0" w14:paraId="0BBA18BB" w14:textId="3E1E5D7B">
            <w:pPr>
              <w:rPr>
                <w:rFonts w:ascii="Sanofi Sans" w:hAnsi="Sanofi Sans"/>
                <w:b/>
                <w:bCs/>
                <w:sz w:val="20"/>
                <w:szCs w:val="20"/>
              </w:rPr>
            </w:pPr>
            <w:r>
              <w:rPr>
                <w:rFonts w:ascii="Sanofi Sans" w:hAnsi="Sanofi Sans"/>
                <w:b/>
                <w:bCs/>
                <w:sz w:val="20"/>
                <w:szCs w:val="20"/>
              </w:rPr>
              <w:t>COALESCE</w:t>
            </w:r>
            <w:r w:rsidRPr="0055638C">
              <w:rPr>
                <w:rFonts w:ascii="Sanofi Sans" w:hAnsi="Sanofi Sans"/>
                <w:b/>
                <w:bCs/>
                <w:sz w:val="20"/>
                <w:szCs w:val="20"/>
              </w:rPr>
              <w:t>()</w:t>
            </w:r>
          </w:p>
        </w:tc>
        <w:tc>
          <w:tcPr>
            <w:tcW w:w="8100" w:type="dxa"/>
            <w:tcBorders>
              <w:top w:val="single" w:color="767171" w:sz="4" w:space="0"/>
              <w:left w:val="single" w:color="767171" w:sz="4" w:space="0"/>
              <w:bottom w:val="single" w:color="767171" w:sz="4" w:space="0"/>
              <w:right w:val="single" w:color="767171" w:sz="4" w:space="0"/>
            </w:tcBorders>
            <w:shd w:val="clear" w:color="auto" w:fill="F2F2F2" w:themeFill="background1" w:themeFillShade="F2"/>
            <w:tcMar>
              <w:top w:w="72" w:type="dxa"/>
              <w:left w:w="144" w:type="dxa"/>
              <w:bottom w:w="72" w:type="dxa"/>
              <w:right w:w="144" w:type="dxa"/>
            </w:tcMar>
            <w:vAlign w:val="center"/>
            <w:hideMark/>
          </w:tcPr>
          <w:p w:rsidRPr="00D1734C" w:rsidR="00D1734C" w:rsidP="00D1734C" w:rsidRDefault="00D1734C" w14:paraId="33AD4448" w14:textId="77777777">
            <w:pPr>
              <w:rPr>
                <w:rFonts w:ascii="Sanofi Sans" w:hAnsi="Sanofi Sans"/>
                <w:sz w:val="20"/>
                <w:szCs w:val="20"/>
              </w:rPr>
            </w:pPr>
            <w:r w:rsidRPr="00D1734C">
              <w:rPr>
                <w:rFonts w:ascii="Sanofi Sans" w:hAnsi="Sanofi Sans"/>
                <w:sz w:val="20"/>
                <w:szCs w:val="20"/>
              </w:rPr>
              <w:t xml:space="preserve">Returns the first argument that does not evaluate to BLANK. If all arguments </w:t>
            </w:r>
          </w:p>
          <w:p w:rsidRPr="00711F2D" w:rsidR="009223E0" w:rsidP="00D1734C" w:rsidRDefault="00D1734C" w14:paraId="5C4E4765" w14:textId="19213ED2">
            <w:pPr>
              <w:rPr>
                <w:rFonts w:ascii="Sanofi Sans" w:hAnsi="Sanofi Sans"/>
                <w:sz w:val="20"/>
                <w:szCs w:val="20"/>
              </w:rPr>
            </w:pPr>
            <w:r w:rsidRPr="00D1734C">
              <w:rPr>
                <w:rFonts w:ascii="Sanofi Sans" w:hAnsi="Sanofi Sans"/>
                <w:sz w:val="20"/>
                <w:szCs w:val="20"/>
              </w:rPr>
              <w:t>evaluate to BLANK, BLANK is returned.</w:t>
            </w:r>
          </w:p>
        </w:tc>
      </w:tr>
      <w:tr w:rsidRPr="006F1CFC" w:rsidR="009223E0" w:rsidTr="75E78D46" w14:paraId="46FE8577" w14:textId="77777777">
        <w:trPr>
          <w:trHeight w:val="838"/>
        </w:trPr>
        <w:tc>
          <w:tcPr>
            <w:tcW w:w="9625" w:type="dxa"/>
            <w:gridSpan w:val="2"/>
            <w:tcBorders>
              <w:top w:val="single" w:color="767171" w:sz="4" w:space="0"/>
              <w:left w:val="single" w:color="767171" w:sz="4" w:space="0"/>
              <w:bottom w:val="single" w:color="767171" w:sz="4" w:space="0"/>
              <w:right w:val="single" w:color="767171" w:sz="4" w:space="0"/>
            </w:tcBorders>
            <w:shd w:val="clear" w:color="auto" w:fill="F2F2F2" w:themeFill="background1" w:themeFillShade="F2"/>
            <w:tcMar>
              <w:top w:w="72" w:type="dxa"/>
              <w:left w:w="144" w:type="dxa"/>
              <w:bottom w:w="72" w:type="dxa"/>
              <w:right w:w="144" w:type="dxa"/>
            </w:tcMar>
            <w:vAlign w:val="center"/>
          </w:tcPr>
          <w:p w:rsidR="004A74E4" w:rsidP="006776F7" w:rsidRDefault="004A74E4" w14:paraId="4D932537" w14:textId="21079975">
            <w:pPr>
              <w:rPr>
                <w:rFonts w:ascii="Sanofi Sans" w:hAnsi="Sanofi Sans"/>
                <w:sz w:val="20"/>
                <w:szCs w:val="20"/>
              </w:rPr>
            </w:pPr>
          </w:p>
          <w:p w:rsidR="004A74E4" w:rsidP="006776F7" w:rsidRDefault="004A74E4" w14:paraId="3B96D540" w14:textId="4B440272">
            <w:pPr>
              <w:rPr>
                <w:rFonts w:ascii="Sanofi Sans" w:hAnsi="Sanofi Sans"/>
                <w:sz w:val="20"/>
                <w:szCs w:val="20"/>
              </w:rPr>
            </w:pPr>
            <w:r>
              <w:rPr>
                <w:noProof/>
              </w:rPr>
              <w:drawing>
                <wp:inline distT="0" distB="0" distL="0" distR="0" wp14:anchorId="0B1EBB17" wp14:editId="25AE3EDF">
                  <wp:extent cx="3006969" cy="1515609"/>
                  <wp:effectExtent l="0" t="0" r="317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15271" cy="1519793"/>
                          </a:xfrm>
                          <a:prstGeom prst="rect">
                            <a:avLst/>
                          </a:prstGeom>
                        </pic:spPr>
                      </pic:pic>
                    </a:graphicData>
                  </a:graphic>
                </wp:inline>
              </w:drawing>
            </w:r>
          </w:p>
          <w:p w:rsidR="009223E0" w:rsidP="002D387F" w:rsidRDefault="009223E0" w14:paraId="78B92687" w14:textId="77777777">
            <w:pPr>
              <w:rPr>
                <w:rFonts w:ascii="Sanofi Sans" w:hAnsi="Sanofi Sans"/>
                <w:sz w:val="20"/>
                <w:szCs w:val="20"/>
              </w:rPr>
            </w:pPr>
          </w:p>
          <w:p w:rsidRPr="00345F23" w:rsidR="002D387F" w:rsidP="002D387F" w:rsidRDefault="002D387F" w14:paraId="35BCD139" w14:textId="1D7444DD">
            <w:pPr>
              <w:rPr>
                <w:rFonts w:ascii="Sanofi Sans" w:hAnsi="Sanofi Sans"/>
                <w:sz w:val="18"/>
                <w:szCs w:val="18"/>
              </w:rPr>
            </w:pPr>
            <w:r w:rsidRPr="00345F23">
              <w:rPr>
                <w:rFonts w:ascii="FluentSystemIcons-Regular" w:hAnsi="FluentSystemIcons-Regular"/>
                <w:b/>
                <w:bCs/>
                <w:color w:val="7A00E6"/>
                <w:sz w:val="36"/>
                <w:szCs w:val="36"/>
              </w:rPr>
              <w:t></w:t>
            </w:r>
            <w:r w:rsidRPr="002D387F">
              <w:rPr>
                <w:rFonts w:ascii="Sanofi Sans" w:hAnsi="Sanofi Sans"/>
                <w:sz w:val="18"/>
                <w:szCs w:val="18"/>
              </w:rPr>
              <w:t>COALESCE replaces the IF + ISBLANK</w:t>
            </w:r>
            <w:r>
              <w:rPr>
                <w:rFonts w:ascii="Sanofi Sans" w:hAnsi="Sanofi Sans"/>
                <w:sz w:val="18"/>
                <w:szCs w:val="18"/>
              </w:rPr>
              <w:t xml:space="preserve"> </w:t>
            </w:r>
            <w:r w:rsidRPr="002D387F">
              <w:rPr>
                <w:rFonts w:ascii="Sanofi Sans" w:hAnsi="Sanofi Sans"/>
                <w:sz w:val="18"/>
                <w:szCs w:val="18"/>
              </w:rPr>
              <w:t>pattern, makes your code more readable, and can be optimized by the engines</w:t>
            </w:r>
          </w:p>
          <w:p w:rsidRPr="00EC7537" w:rsidR="002D387F" w:rsidP="002D387F" w:rsidRDefault="002D387F" w14:paraId="457224E7" w14:textId="0FEFAC7E">
            <w:pPr>
              <w:rPr>
                <w:rFonts w:ascii="Sanofi Sans" w:hAnsi="Sanofi Sans"/>
                <w:sz w:val="20"/>
                <w:szCs w:val="20"/>
              </w:rPr>
            </w:pPr>
          </w:p>
        </w:tc>
      </w:tr>
    </w:tbl>
    <w:p w:rsidR="0055638C" w:rsidP="006808EE" w:rsidRDefault="0055638C" w14:paraId="3AD8BF25" w14:textId="77777777"/>
    <w:p w:rsidR="00E8056C" w:rsidP="006808EE" w:rsidRDefault="00E8056C" w14:paraId="53B0C4F1" w14:textId="77777777"/>
    <w:tbl>
      <w:tblPr>
        <w:tblW w:w="9625" w:type="dxa"/>
        <w:tblCellMar>
          <w:left w:w="0" w:type="dxa"/>
          <w:right w:w="0" w:type="dxa"/>
        </w:tblCellMar>
        <w:tblLook w:val="0420" w:firstRow="1" w:lastRow="0" w:firstColumn="0" w:lastColumn="0" w:noHBand="0" w:noVBand="1"/>
      </w:tblPr>
      <w:tblGrid>
        <w:gridCol w:w="1885"/>
        <w:gridCol w:w="3539"/>
        <w:gridCol w:w="4201"/>
      </w:tblGrid>
      <w:tr w:rsidRPr="00711F2D" w:rsidR="00366BA3" w:rsidTr="006776F7" w14:paraId="294191F0" w14:textId="77777777">
        <w:trPr>
          <w:trHeight w:val="198"/>
        </w:trPr>
        <w:tc>
          <w:tcPr>
            <w:tcW w:w="9625" w:type="dxa"/>
            <w:gridSpan w:val="3"/>
            <w:tcBorders>
              <w:top w:val="single" w:color="767171" w:sz="4" w:space="0"/>
              <w:left w:val="single" w:color="767171" w:sz="4" w:space="0"/>
              <w:bottom w:val="single" w:color="767171" w:sz="4" w:space="0"/>
              <w:right w:val="single" w:color="767171" w:sz="4" w:space="0"/>
            </w:tcBorders>
            <w:shd w:val="clear" w:color="auto" w:fill="D0CECE"/>
            <w:tcMar>
              <w:top w:w="72" w:type="dxa"/>
              <w:left w:w="144" w:type="dxa"/>
              <w:bottom w:w="72" w:type="dxa"/>
              <w:right w:w="144" w:type="dxa"/>
            </w:tcMar>
            <w:hideMark/>
          </w:tcPr>
          <w:p w:rsidRPr="00711F2D" w:rsidR="00366BA3" w:rsidP="006776F7" w:rsidRDefault="00366BA3" w14:paraId="5201C724" w14:textId="373E52F7">
            <w:pPr>
              <w:rPr>
                <w:rFonts w:ascii="Sanofi Sans" w:hAnsi="Sanofi Sans"/>
                <w:b/>
                <w:bCs/>
              </w:rPr>
            </w:pPr>
            <w:r>
              <w:rPr>
                <w:rFonts w:ascii="Sanofi Sans" w:hAnsi="Sanofi Sans"/>
                <w:b/>
                <w:bCs/>
              </w:rPr>
              <w:t>Common Text Functions</w:t>
            </w:r>
          </w:p>
        </w:tc>
      </w:tr>
      <w:tr w:rsidRPr="00D064CC" w:rsidR="00366BA3" w:rsidTr="006776F7" w14:paraId="2D6D790A" w14:textId="77777777">
        <w:trPr>
          <w:trHeight w:val="385"/>
        </w:trPr>
        <w:tc>
          <w:tcPr>
            <w:tcW w:w="188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hideMark/>
          </w:tcPr>
          <w:p w:rsidRPr="00711F2D" w:rsidR="00366BA3" w:rsidP="006776F7" w:rsidRDefault="00636A6E" w14:paraId="53886034" w14:textId="69FF4A45">
            <w:pPr>
              <w:rPr>
                <w:rFonts w:ascii="Sanofi Sans" w:hAnsi="Sanofi Sans"/>
                <w:sz w:val="18"/>
                <w:szCs w:val="18"/>
              </w:rPr>
            </w:pPr>
            <w:r w:rsidRPr="00636A6E">
              <w:rPr>
                <w:rFonts w:ascii="Sanofi Sans" w:hAnsi="Sanofi Sans"/>
                <w:b/>
                <w:bCs/>
                <w:sz w:val="18"/>
                <w:szCs w:val="18"/>
              </w:rPr>
              <w:t>LEN()</w:t>
            </w:r>
          </w:p>
        </w:tc>
        <w:tc>
          <w:tcPr>
            <w:tcW w:w="3539"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hideMark/>
          </w:tcPr>
          <w:p w:rsidRPr="00D064CC" w:rsidR="00366BA3" w:rsidP="006776F7" w:rsidRDefault="00C9638C" w14:paraId="31DF97B0" w14:textId="163733AE">
            <w:pPr>
              <w:rPr>
                <w:rFonts w:ascii="Sanofi Sans" w:hAnsi="Sanofi Sans"/>
                <w:sz w:val="18"/>
                <w:szCs w:val="18"/>
              </w:rPr>
            </w:pPr>
            <w:r w:rsidRPr="00C9638C">
              <w:rPr>
                <w:rFonts w:ascii="Sanofi Sans" w:hAnsi="Sanofi Sans"/>
                <w:sz w:val="18"/>
                <w:szCs w:val="18"/>
              </w:rPr>
              <w:t>Returns the number of characters in a string</w:t>
            </w:r>
          </w:p>
        </w:tc>
        <w:tc>
          <w:tcPr>
            <w:tcW w:w="4201"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711F2D" w:rsidR="00366BA3" w:rsidP="006776F7" w:rsidRDefault="00C9638C" w14:paraId="69CB0AE2" w14:textId="1D3BAF06">
            <w:pPr>
              <w:rPr>
                <w:rFonts w:ascii="Sanofi Sans" w:hAnsi="Sanofi Sans"/>
                <w:sz w:val="18"/>
                <w:szCs w:val="18"/>
              </w:rPr>
            </w:pPr>
            <w:r w:rsidRPr="00C9638C">
              <w:rPr>
                <w:rFonts w:ascii="Sanofi Sans" w:hAnsi="Sanofi Sans"/>
                <w:sz w:val="18"/>
                <w:szCs w:val="18"/>
              </w:rPr>
              <w:t>=LEN(Text)</w:t>
            </w:r>
          </w:p>
        </w:tc>
      </w:tr>
      <w:tr w:rsidRPr="00D064CC" w:rsidR="00366BA3" w:rsidTr="006776F7" w14:paraId="4327D596" w14:textId="77777777">
        <w:trPr>
          <w:trHeight w:val="385"/>
        </w:trPr>
        <w:tc>
          <w:tcPr>
            <w:tcW w:w="188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366BA3" w:rsidP="006776F7" w:rsidRDefault="00636A6E" w14:paraId="5BC92E8D" w14:textId="55013585">
            <w:pPr>
              <w:rPr>
                <w:rFonts w:ascii="Sanofi Sans" w:hAnsi="Sanofi Sans"/>
                <w:b/>
                <w:bCs/>
                <w:sz w:val="18"/>
                <w:szCs w:val="18"/>
              </w:rPr>
            </w:pPr>
            <w:r w:rsidRPr="00636A6E">
              <w:rPr>
                <w:rFonts w:ascii="Sanofi Sans" w:hAnsi="Sanofi Sans"/>
                <w:b/>
                <w:bCs/>
                <w:sz w:val="18"/>
                <w:szCs w:val="18"/>
              </w:rPr>
              <w:t>CONCATENATE()</w:t>
            </w:r>
          </w:p>
        </w:tc>
        <w:tc>
          <w:tcPr>
            <w:tcW w:w="3539"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366BA3" w:rsidP="006776F7" w:rsidRDefault="00C9638C" w14:paraId="500BC0B9" w14:textId="6A65896B">
            <w:pPr>
              <w:rPr>
                <w:rFonts w:ascii="Sanofi Sans" w:hAnsi="Sanofi Sans"/>
                <w:sz w:val="18"/>
                <w:szCs w:val="18"/>
              </w:rPr>
            </w:pPr>
            <w:r w:rsidRPr="00C9638C">
              <w:rPr>
                <w:rFonts w:ascii="Sanofi Sans" w:hAnsi="Sanofi Sans"/>
                <w:sz w:val="18"/>
                <w:szCs w:val="18"/>
              </w:rPr>
              <w:t>Joins two text strings into one</w:t>
            </w:r>
          </w:p>
        </w:tc>
        <w:tc>
          <w:tcPr>
            <w:tcW w:w="4201" w:type="dxa"/>
            <w:tcBorders>
              <w:top w:val="single" w:color="767171" w:sz="4" w:space="0"/>
              <w:left w:val="single" w:color="767171" w:sz="4" w:space="0"/>
              <w:bottom w:val="single" w:color="767171" w:sz="4" w:space="0"/>
              <w:right w:val="single" w:color="767171" w:sz="4" w:space="0"/>
            </w:tcBorders>
            <w:shd w:val="clear" w:color="auto" w:fill="F2F2F2"/>
            <w:vAlign w:val="center"/>
          </w:tcPr>
          <w:p w:rsidR="00366BA3" w:rsidP="006776F7" w:rsidRDefault="00C9638C" w14:paraId="5E5BB0E5" w14:textId="2FABC548">
            <w:pPr>
              <w:rPr>
                <w:rFonts w:ascii="Sanofi Sans" w:hAnsi="Sanofi Sans"/>
                <w:sz w:val="18"/>
                <w:szCs w:val="18"/>
              </w:rPr>
            </w:pPr>
            <w:r w:rsidRPr="00C9638C">
              <w:rPr>
                <w:rFonts w:ascii="Sanofi Sans" w:hAnsi="Sanofi Sans"/>
                <w:sz w:val="18"/>
                <w:szCs w:val="18"/>
              </w:rPr>
              <w:t>=CONCATENATE(Text1, Text2)</w:t>
            </w:r>
          </w:p>
          <w:p w:rsidR="00F84BB0" w:rsidP="006776F7" w:rsidRDefault="00F84BB0" w14:paraId="6BBC38AA" w14:textId="77777777">
            <w:pPr>
              <w:rPr>
                <w:rFonts w:ascii="Sanofi Sans" w:hAnsi="Sanofi Sans"/>
                <w:sz w:val="18"/>
                <w:szCs w:val="18"/>
              </w:rPr>
            </w:pPr>
          </w:p>
          <w:p w:rsidRPr="00F84BB0" w:rsidR="00F84BB0" w:rsidP="00F84BB0" w:rsidRDefault="00F84BB0" w14:paraId="6DED4974" w14:textId="328B93A4">
            <w:pPr>
              <w:rPr>
                <w:rFonts w:ascii="Sanofi Sans" w:hAnsi="Sanofi Sans"/>
                <w:i/>
                <w:iCs/>
                <w:sz w:val="18"/>
                <w:szCs w:val="18"/>
              </w:rPr>
            </w:pPr>
            <w:r w:rsidRPr="00F84BB0">
              <w:rPr>
                <w:rFonts w:ascii="Sanofi Sans" w:hAnsi="Sanofi Sans"/>
                <w:i/>
                <w:iCs/>
                <w:sz w:val="16"/>
                <w:szCs w:val="16"/>
              </w:rPr>
              <w:t>Note: Use the &amp; operator as a shortcut, or to combine more than two strings</w:t>
            </w:r>
          </w:p>
        </w:tc>
      </w:tr>
      <w:tr w:rsidRPr="00D064CC" w:rsidR="00366BA3" w:rsidTr="006776F7" w14:paraId="3CADD37F" w14:textId="77777777">
        <w:trPr>
          <w:trHeight w:val="385"/>
        </w:trPr>
        <w:tc>
          <w:tcPr>
            <w:tcW w:w="188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636A6E" w:rsidR="00636A6E" w:rsidP="00636A6E" w:rsidRDefault="00636A6E" w14:paraId="26A1ED28" w14:textId="77777777">
            <w:pPr>
              <w:rPr>
                <w:rFonts w:ascii="Sanofi Sans" w:hAnsi="Sanofi Sans"/>
                <w:b/>
                <w:bCs/>
                <w:sz w:val="18"/>
                <w:szCs w:val="18"/>
              </w:rPr>
            </w:pPr>
            <w:r w:rsidRPr="00636A6E">
              <w:rPr>
                <w:rFonts w:ascii="Sanofi Sans" w:hAnsi="Sanofi Sans"/>
                <w:b/>
                <w:bCs/>
                <w:sz w:val="18"/>
                <w:szCs w:val="18"/>
              </w:rPr>
              <w:t>LEFT/MID/</w:t>
            </w:r>
          </w:p>
          <w:p w:rsidRPr="00D064CC" w:rsidR="00366BA3" w:rsidP="00636A6E" w:rsidRDefault="00636A6E" w14:paraId="6A39AB70" w14:textId="2D13E156">
            <w:pPr>
              <w:rPr>
                <w:rFonts w:ascii="Sanofi Sans" w:hAnsi="Sanofi Sans"/>
                <w:b/>
                <w:bCs/>
                <w:sz w:val="18"/>
                <w:szCs w:val="18"/>
              </w:rPr>
            </w:pPr>
            <w:r w:rsidRPr="00636A6E">
              <w:rPr>
                <w:rFonts w:ascii="Sanofi Sans" w:hAnsi="Sanofi Sans"/>
                <w:b/>
                <w:bCs/>
                <w:sz w:val="18"/>
                <w:szCs w:val="18"/>
              </w:rPr>
              <w:t>RIGHT()</w:t>
            </w:r>
          </w:p>
        </w:tc>
        <w:tc>
          <w:tcPr>
            <w:tcW w:w="3539"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366BA3" w:rsidP="00DE2590" w:rsidRDefault="00DE2590" w14:paraId="4172E09F" w14:textId="47C17461">
            <w:pPr>
              <w:rPr>
                <w:rFonts w:ascii="Sanofi Sans" w:hAnsi="Sanofi Sans"/>
                <w:sz w:val="18"/>
                <w:szCs w:val="18"/>
              </w:rPr>
            </w:pPr>
            <w:r w:rsidRPr="00DE2590">
              <w:rPr>
                <w:rFonts w:ascii="Sanofi Sans" w:hAnsi="Sanofi Sans"/>
                <w:sz w:val="18"/>
                <w:szCs w:val="18"/>
              </w:rPr>
              <w:t>Returns a number of characters from the start/middle/end of a text string</w:t>
            </w:r>
          </w:p>
        </w:tc>
        <w:tc>
          <w:tcPr>
            <w:tcW w:w="4201"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2667F6" w:rsidR="002667F6" w:rsidP="002667F6" w:rsidRDefault="002667F6" w14:paraId="636EEC39" w14:textId="77777777">
            <w:pPr>
              <w:rPr>
                <w:rFonts w:ascii="Sanofi Sans" w:hAnsi="Sanofi Sans"/>
                <w:sz w:val="18"/>
                <w:szCs w:val="18"/>
              </w:rPr>
            </w:pPr>
            <w:r w:rsidRPr="002667F6">
              <w:rPr>
                <w:rFonts w:ascii="Sanofi Sans" w:hAnsi="Sanofi Sans"/>
                <w:sz w:val="18"/>
                <w:szCs w:val="18"/>
              </w:rPr>
              <w:t>=LEFT/RIGHT(Text, [NumChars])</w:t>
            </w:r>
          </w:p>
          <w:p w:rsidRPr="00D064CC" w:rsidR="00366BA3" w:rsidP="002667F6" w:rsidRDefault="002667F6" w14:paraId="6F20140B" w14:textId="31693155">
            <w:pPr>
              <w:rPr>
                <w:rFonts w:ascii="Sanofi Sans" w:hAnsi="Sanofi Sans"/>
                <w:sz w:val="18"/>
                <w:szCs w:val="18"/>
              </w:rPr>
            </w:pPr>
            <w:r w:rsidRPr="002667F6">
              <w:rPr>
                <w:rFonts w:ascii="Sanofi Sans" w:hAnsi="Sanofi Sans"/>
                <w:sz w:val="18"/>
                <w:szCs w:val="18"/>
              </w:rPr>
              <w:t>=MID(Text, StartPosition, NumChars)</w:t>
            </w:r>
          </w:p>
        </w:tc>
      </w:tr>
      <w:tr w:rsidRPr="00D064CC" w:rsidR="00366BA3" w:rsidTr="006776F7" w14:paraId="7311DE44" w14:textId="77777777">
        <w:trPr>
          <w:trHeight w:val="385"/>
        </w:trPr>
        <w:tc>
          <w:tcPr>
            <w:tcW w:w="188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636A6E" w:rsidR="00636A6E" w:rsidP="00636A6E" w:rsidRDefault="00636A6E" w14:paraId="42A30890" w14:textId="77777777">
            <w:pPr>
              <w:rPr>
                <w:rFonts w:ascii="Sanofi Sans" w:hAnsi="Sanofi Sans"/>
                <w:b/>
                <w:bCs/>
                <w:sz w:val="18"/>
                <w:szCs w:val="18"/>
              </w:rPr>
            </w:pPr>
            <w:r w:rsidRPr="00636A6E">
              <w:rPr>
                <w:rFonts w:ascii="Sanofi Sans" w:hAnsi="Sanofi Sans"/>
                <w:b/>
                <w:bCs/>
                <w:sz w:val="18"/>
                <w:szCs w:val="18"/>
              </w:rPr>
              <w:t>UPPER/LOWER/</w:t>
            </w:r>
          </w:p>
          <w:p w:rsidRPr="00D064CC" w:rsidR="00366BA3" w:rsidP="00636A6E" w:rsidRDefault="00636A6E" w14:paraId="73977F62" w14:textId="038C6418">
            <w:pPr>
              <w:rPr>
                <w:rFonts w:ascii="Sanofi Sans" w:hAnsi="Sanofi Sans"/>
                <w:b/>
                <w:bCs/>
                <w:sz w:val="18"/>
                <w:szCs w:val="18"/>
              </w:rPr>
            </w:pPr>
            <w:r w:rsidRPr="00636A6E">
              <w:rPr>
                <w:rFonts w:ascii="Sanofi Sans" w:hAnsi="Sanofi Sans"/>
                <w:b/>
                <w:bCs/>
                <w:sz w:val="18"/>
                <w:szCs w:val="18"/>
              </w:rPr>
              <w:t>PROPER()</w:t>
            </w:r>
          </w:p>
        </w:tc>
        <w:tc>
          <w:tcPr>
            <w:tcW w:w="3539"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E2590" w:rsidR="00DE2590" w:rsidP="00DE2590" w:rsidRDefault="00DE2590" w14:paraId="575F4838" w14:textId="77777777">
            <w:pPr>
              <w:rPr>
                <w:rFonts w:ascii="Sanofi Sans" w:hAnsi="Sanofi Sans"/>
                <w:sz w:val="18"/>
                <w:szCs w:val="18"/>
              </w:rPr>
            </w:pPr>
            <w:r w:rsidRPr="00DE2590">
              <w:rPr>
                <w:rFonts w:ascii="Sanofi Sans" w:hAnsi="Sanofi Sans"/>
                <w:sz w:val="18"/>
                <w:szCs w:val="18"/>
              </w:rPr>
              <w:t xml:space="preserve">Converts letters in a string to </w:t>
            </w:r>
          </w:p>
          <w:p w:rsidRPr="00D064CC" w:rsidR="00366BA3" w:rsidP="00DE2590" w:rsidRDefault="00DE2590" w14:paraId="15FEC10C" w14:textId="7D627397">
            <w:pPr>
              <w:rPr>
                <w:rFonts w:ascii="Sanofi Sans" w:hAnsi="Sanofi Sans"/>
                <w:sz w:val="18"/>
                <w:szCs w:val="18"/>
              </w:rPr>
            </w:pPr>
            <w:r w:rsidRPr="00DE2590">
              <w:rPr>
                <w:rFonts w:ascii="Sanofi Sans" w:hAnsi="Sanofi Sans"/>
                <w:sz w:val="18"/>
                <w:szCs w:val="18"/>
              </w:rPr>
              <w:t>upper/lower/proper case</w:t>
            </w:r>
          </w:p>
        </w:tc>
        <w:tc>
          <w:tcPr>
            <w:tcW w:w="4201"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D064CC" w:rsidR="00366BA3" w:rsidP="006776F7" w:rsidRDefault="00211ABB" w14:paraId="6940B94E" w14:textId="5B3AA9B1">
            <w:pPr>
              <w:rPr>
                <w:rFonts w:ascii="Sanofi Sans" w:hAnsi="Sanofi Sans"/>
                <w:sz w:val="18"/>
                <w:szCs w:val="18"/>
              </w:rPr>
            </w:pPr>
            <w:r w:rsidRPr="00211ABB">
              <w:rPr>
                <w:rFonts w:ascii="Sanofi Sans" w:hAnsi="Sanofi Sans"/>
                <w:sz w:val="18"/>
                <w:szCs w:val="18"/>
              </w:rPr>
              <w:t>=UPPER/LOWER/PROPER(Text)</w:t>
            </w:r>
          </w:p>
        </w:tc>
      </w:tr>
      <w:tr w:rsidRPr="00D064CC" w:rsidR="00DE2590" w:rsidTr="006776F7" w14:paraId="63AC1983" w14:textId="77777777">
        <w:trPr>
          <w:trHeight w:val="385"/>
        </w:trPr>
        <w:tc>
          <w:tcPr>
            <w:tcW w:w="188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636A6E" w:rsidR="00DE2590" w:rsidP="00636A6E" w:rsidRDefault="00DE2590" w14:paraId="36C1B3A1" w14:textId="44887B7F">
            <w:pPr>
              <w:rPr>
                <w:rFonts w:ascii="Sanofi Sans" w:hAnsi="Sanofi Sans"/>
                <w:b/>
                <w:bCs/>
                <w:sz w:val="18"/>
                <w:szCs w:val="18"/>
              </w:rPr>
            </w:pPr>
            <w:r w:rsidRPr="00DE2590">
              <w:rPr>
                <w:rFonts w:ascii="Sanofi Sans" w:hAnsi="Sanofi Sans"/>
                <w:b/>
                <w:bCs/>
                <w:sz w:val="18"/>
                <w:szCs w:val="18"/>
              </w:rPr>
              <w:t>SUBSTITUTE()</w:t>
            </w:r>
          </w:p>
        </w:tc>
        <w:tc>
          <w:tcPr>
            <w:tcW w:w="3539"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E2590" w:rsidR="00DE2590" w:rsidP="002667F6" w:rsidRDefault="002667F6" w14:paraId="4014FD6E" w14:textId="7CF34776">
            <w:pPr>
              <w:rPr>
                <w:rFonts w:ascii="Sanofi Sans" w:hAnsi="Sanofi Sans"/>
                <w:sz w:val="18"/>
                <w:szCs w:val="18"/>
              </w:rPr>
            </w:pPr>
            <w:r w:rsidRPr="002667F6">
              <w:rPr>
                <w:rFonts w:ascii="Sanofi Sans" w:hAnsi="Sanofi Sans"/>
                <w:sz w:val="18"/>
                <w:szCs w:val="18"/>
              </w:rPr>
              <w:t>Replaces an instance of existing text with new text in a string</w:t>
            </w:r>
          </w:p>
        </w:tc>
        <w:tc>
          <w:tcPr>
            <w:tcW w:w="4201"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211ABB" w:rsidR="00211ABB" w:rsidP="00211ABB" w:rsidRDefault="00211ABB" w14:paraId="4294512A" w14:textId="77777777">
            <w:pPr>
              <w:rPr>
                <w:rFonts w:ascii="Sanofi Sans" w:hAnsi="Sanofi Sans"/>
                <w:sz w:val="18"/>
                <w:szCs w:val="18"/>
              </w:rPr>
            </w:pPr>
            <w:r w:rsidRPr="00211ABB">
              <w:rPr>
                <w:rFonts w:ascii="Sanofi Sans" w:hAnsi="Sanofi Sans"/>
                <w:sz w:val="18"/>
                <w:szCs w:val="18"/>
              </w:rPr>
              <w:t xml:space="preserve">=SUBSTITUTE(Text, OldText, NewText, </w:t>
            </w:r>
          </w:p>
          <w:p w:rsidRPr="00D064CC" w:rsidR="00DE2590" w:rsidP="00211ABB" w:rsidRDefault="00211ABB" w14:paraId="004B4BEB" w14:textId="4EFA9C10">
            <w:pPr>
              <w:rPr>
                <w:rFonts w:ascii="Sanofi Sans" w:hAnsi="Sanofi Sans"/>
                <w:sz w:val="18"/>
                <w:szCs w:val="18"/>
              </w:rPr>
            </w:pPr>
            <w:r w:rsidRPr="00211ABB">
              <w:rPr>
                <w:rFonts w:ascii="Sanofi Sans" w:hAnsi="Sanofi Sans"/>
                <w:sz w:val="18"/>
                <w:szCs w:val="18"/>
              </w:rPr>
              <w:t>[InstanceNumber])</w:t>
            </w:r>
          </w:p>
        </w:tc>
      </w:tr>
      <w:tr w:rsidRPr="00D064CC" w:rsidR="00DE2590" w:rsidTr="006776F7" w14:paraId="636CFC25" w14:textId="77777777">
        <w:trPr>
          <w:trHeight w:val="385"/>
        </w:trPr>
        <w:tc>
          <w:tcPr>
            <w:tcW w:w="188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636A6E" w:rsidR="00DE2590" w:rsidP="00636A6E" w:rsidRDefault="00DE2590" w14:paraId="6AE3A502" w14:textId="00EC9B9D">
            <w:pPr>
              <w:rPr>
                <w:rFonts w:ascii="Sanofi Sans" w:hAnsi="Sanofi Sans"/>
                <w:b/>
                <w:bCs/>
                <w:sz w:val="18"/>
                <w:szCs w:val="18"/>
              </w:rPr>
            </w:pPr>
            <w:r w:rsidRPr="00DE2590">
              <w:rPr>
                <w:rFonts w:ascii="Sanofi Sans" w:hAnsi="Sanofi Sans"/>
                <w:b/>
                <w:bCs/>
                <w:sz w:val="18"/>
                <w:szCs w:val="18"/>
              </w:rPr>
              <w:t>SEARCH()</w:t>
            </w:r>
          </w:p>
        </w:tc>
        <w:tc>
          <w:tcPr>
            <w:tcW w:w="3539"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E2590" w:rsidR="00DE2590" w:rsidP="002667F6" w:rsidRDefault="002667F6" w14:paraId="3A3E2AF9" w14:textId="6CAF502E">
            <w:pPr>
              <w:rPr>
                <w:rFonts w:ascii="Sanofi Sans" w:hAnsi="Sanofi Sans"/>
                <w:sz w:val="18"/>
                <w:szCs w:val="18"/>
              </w:rPr>
            </w:pPr>
            <w:r w:rsidRPr="002667F6">
              <w:rPr>
                <w:rFonts w:ascii="Sanofi Sans" w:hAnsi="Sanofi Sans"/>
                <w:sz w:val="18"/>
                <w:szCs w:val="18"/>
              </w:rPr>
              <w:t>Returns the position where a specified string</w:t>
            </w:r>
            <w:r>
              <w:rPr>
                <w:rFonts w:ascii="Sanofi Sans" w:hAnsi="Sanofi Sans"/>
                <w:sz w:val="18"/>
                <w:szCs w:val="18"/>
              </w:rPr>
              <w:t xml:space="preserve"> </w:t>
            </w:r>
            <w:r w:rsidRPr="002667F6">
              <w:rPr>
                <w:rFonts w:ascii="Sanofi Sans" w:hAnsi="Sanofi Sans"/>
                <w:sz w:val="18"/>
                <w:szCs w:val="18"/>
              </w:rPr>
              <w:t>or character is found, reading left to right</w:t>
            </w:r>
          </w:p>
        </w:tc>
        <w:tc>
          <w:tcPr>
            <w:tcW w:w="4201"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211ABB" w:rsidR="00211ABB" w:rsidP="00211ABB" w:rsidRDefault="00211ABB" w14:paraId="3C880F91" w14:textId="77777777">
            <w:pPr>
              <w:rPr>
                <w:rFonts w:ascii="Sanofi Sans" w:hAnsi="Sanofi Sans"/>
                <w:sz w:val="18"/>
                <w:szCs w:val="18"/>
              </w:rPr>
            </w:pPr>
            <w:r w:rsidRPr="00211ABB">
              <w:rPr>
                <w:rFonts w:ascii="Sanofi Sans" w:hAnsi="Sanofi Sans"/>
                <w:sz w:val="18"/>
                <w:szCs w:val="18"/>
              </w:rPr>
              <w:t xml:space="preserve">=SEARCH(FindText, WithinText, </w:t>
            </w:r>
          </w:p>
          <w:p w:rsidRPr="00D064CC" w:rsidR="00DE2590" w:rsidP="00211ABB" w:rsidRDefault="00211ABB" w14:paraId="7E036600" w14:textId="4ACA0711">
            <w:pPr>
              <w:rPr>
                <w:rFonts w:ascii="Sanofi Sans" w:hAnsi="Sanofi Sans"/>
                <w:sz w:val="18"/>
                <w:szCs w:val="18"/>
              </w:rPr>
            </w:pPr>
            <w:r w:rsidRPr="00211ABB">
              <w:rPr>
                <w:rFonts w:ascii="Sanofi Sans" w:hAnsi="Sanofi Sans"/>
                <w:sz w:val="18"/>
                <w:szCs w:val="18"/>
              </w:rPr>
              <w:t>[StartPosition], [NotFoundValue])</w:t>
            </w:r>
          </w:p>
        </w:tc>
      </w:tr>
    </w:tbl>
    <w:p w:rsidR="00366BA3" w:rsidP="006808EE" w:rsidRDefault="00366BA3" w14:paraId="3C52DD55" w14:textId="59A919F7"/>
    <w:tbl>
      <w:tblPr>
        <w:tblW w:w="9625" w:type="dxa"/>
        <w:tblCellMar>
          <w:left w:w="0" w:type="dxa"/>
          <w:right w:w="0" w:type="dxa"/>
        </w:tblCellMar>
        <w:tblLook w:val="0420" w:firstRow="1" w:lastRow="0" w:firstColumn="0" w:lastColumn="0" w:noHBand="0" w:noVBand="1"/>
      </w:tblPr>
      <w:tblGrid>
        <w:gridCol w:w="1885"/>
        <w:gridCol w:w="3539"/>
        <w:gridCol w:w="4201"/>
      </w:tblGrid>
      <w:tr w:rsidRPr="00711F2D" w:rsidR="00211ABB" w:rsidTr="006776F7" w14:paraId="3D0C4A5D" w14:textId="77777777">
        <w:trPr>
          <w:trHeight w:val="198"/>
        </w:trPr>
        <w:tc>
          <w:tcPr>
            <w:tcW w:w="9625" w:type="dxa"/>
            <w:gridSpan w:val="3"/>
            <w:tcBorders>
              <w:top w:val="single" w:color="767171" w:sz="4" w:space="0"/>
              <w:left w:val="single" w:color="767171" w:sz="4" w:space="0"/>
              <w:bottom w:val="single" w:color="767171" w:sz="4" w:space="0"/>
              <w:right w:val="single" w:color="767171" w:sz="4" w:space="0"/>
            </w:tcBorders>
            <w:shd w:val="clear" w:color="auto" w:fill="D0CECE"/>
            <w:tcMar>
              <w:top w:w="72" w:type="dxa"/>
              <w:left w:w="144" w:type="dxa"/>
              <w:bottom w:w="72" w:type="dxa"/>
              <w:right w:w="144" w:type="dxa"/>
            </w:tcMar>
            <w:hideMark/>
          </w:tcPr>
          <w:p w:rsidRPr="00711F2D" w:rsidR="00211ABB" w:rsidP="006776F7" w:rsidRDefault="00211ABB" w14:paraId="465EC730" w14:textId="0ADFBC58">
            <w:pPr>
              <w:rPr>
                <w:rFonts w:ascii="Sanofi Sans" w:hAnsi="Sanofi Sans"/>
                <w:b/>
                <w:bCs/>
              </w:rPr>
            </w:pPr>
            <w:r>
              <w:rPr>
                <w:rFonts w:ascii="Sanofi Sans" w:hAnsi="Sanofi Sans"/>
                <w:b/>
                <w:bCs/>
              </w:rPr>
              <w:t>Common Date/Time Functions</w:t>
            </w:r>
          </w:p>
        </w:tc>
      </w:tr>
      <w:tr w:rsidRPr="00D064CC" w:rsidR="00211ABB" w:rsidTr="006776F7" w14:paraId="64978BFE" w14:textId="77777777">
        <w:trPr>
          <w:trHeight w:val="385"/>
        </w:trPr>
        <w:tc>
          <w:tcPr>
            <w:tcW w:w="188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hideMark/>
          </w:tcPr>
          <w:p w:rsidRPr="005C77FA" w:rsidR="005C77FA" w:rsidP="005C77FA" w:rsidRDefault="005C77FA" w14:paraId="4C3089E5" w14:textId="77777777">
            <w:pPr>
              <w:rPr>
                <w:rFonts w:ascii="Sanofi Sans" w:hAnsi="Sanofi Sans"/>
                <w:b/>
                <w:bCs/>
                <w:sz w:val="18"/>
                <w:szCs w:val="18"/>
              </w:rPr>
            </w:pPr>
            <w:r w:rsidRPr="005C77FA">
              <w:rPr>
                <w:rFonts w:ascii="Sanofi Sans" w:hAnsi="Sanofi Sans"/>
                <w:b/>
                <w:bCs/>
                <w:sz w:val="18"/>
                <w:szCs w:val="18"/>
              </w:rPr>
              <w:t>DAY/MONTH/</w:t>
            </w:r>
          </w:p>
          <w:p w:rsidRPr="00711F2D" w:rsidR="00211ABB" w:rsidP="005C77FA" w:rsidRDefault="005C77FA" w14:paraId="1B8DA808" w14:textId="7D26F054">
            <w:pPr>
              <w:rPr>
                <w:rFonts w:ascii="Sanofi Sans" w:hAnsi="Sanofi Sans"/>
                <w:sz w:val="18"/>
                <w:szCs w:val="18"/>
              </w:rPr>
            </w:pPr>
            <w:r w:rsidRPr="005C77FA">
              <w:rPr>
                <w:rFonts w:ascii="Sanofi Sans" w:hAnsi="Sanofi Sans"/>
                <w:b/>
                <w:bCs/>
                <w:sz w:val="18"/>
                <w:szCs w:val="18"/>
              </w:rPr>
              <w:t>YEAR()</w:t>
            </w:r>
          </w:p>
        </w:tc>
        <w:tc>
          <w:tcPr>
            <w:tcW w:w="3539"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hideMark/>
          </w:tcPr>
          <w:p w:rsidRPr="00D064CC" w:rsidR="00211ABB" w:rsidP="00731583" w:rsidRDefault="00731583" w14:paraId="2473F102" w14:textId="76BF7264">
            <w:pPr>
              <w:rPr>
                <w:rFonts w:ascii="Sanofi Sans" w:hAnsi="Sanofi Sans"/>
                <w:sz w:val="18"/>
                <w:szCs w:val="18"/>
              </w:rPr>
            </w:pPr>
            <w:r w:rsidRPr="00731583">
              <w:rPr>
                <w:rFonts w:ascii="Sanofi Sans" w:hAnsi="Sanofi Sans"/>
                <w:sz w:val="18"/>
                <w:szCs w:val="18"/>
              </w:rPr>
              <w:t>Returns the day of the month (1-31), month of the year (1-12), or year of a given date</w:t>
            </w:r>
          </w:p>
        </w:tc>
        <w:tc>
          <w:tcPr>
            <w:tcW w:w="4201"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711F2D" w:rsidR="00211ABB" w:rsidP="006776F7" w:rsidRDefault="00211ABB" w14:paraId="0EF192C0" w14:textId="4325E9EF">
            <w:pPr>
              <w:rPr>
                <w:rFonts w:ascii="Sanofi Sans" w:hAnsi="Sanofi Sans"/>
                <w:sz w:val="18"/>
                <w:szCs w:val="18"/>
              </w:rPr>
            </w:pPr>
            <w:r w:rsidRPr="00C9638C">
              <w:rPr>
                <w:rFonts w:ascii="Sanofi Sans" w:hAnsi="Sanofi Sans"/>
                <w:sz w:val="18"/>
                <w:szCs w:val="18"/>
              </w:rPr>
              <w:t>=</w:t>
            </w:r>
            <w:r w:rsidRPr="00731583" w:rsidR="00731583">
              <w:rPr>
                <w:rFonts w:ascii="Sanofi Sans" w:hAnsi="Sanofi Sans"/>
                <w:sz w:val="18"/>
                <w:szCs w:val="18"/>
              </w:rPr>
              <w:t>DAY/MONTH/YEAR(Date)</w:t>
            </w:r>
          </w:p>
        </w:tc>
      </w:tr>
      <w:tr w:rsidRPr="00D064CC" w:rsidR="00211ABB" w:rsidTr="006776F7" w14:paraId="3EDBCAFB" w14:textId="77777777">
        <w:trPr>
          <w:trHeight w:val="385"/>
        </w:trPr>
        <w:tc>
          <w:tcPr>
            <w:tcW w:w="188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731583" w:rsidR="00731583" w:rsidP="00731583" w:rsidRDefault="00731583" w14:paraId="20B9E762" w14:textId="77777777">
            <w:pPr>
              <w:rPr>
                <w:rFonts w:ascii="Sanofi Sans" w:hAnsi="Sanofi Sans"/>
                <w:b/>
                <w:bCs/>
                <w:sz w:val="18"/>
                <w:szCs w:val="18"/>
              </w:rPr>
            </w:pPr>
            <w:r w:rsidRPr="00731583">
              <w:rPr>
                <w:rFonts w:ascii="Sanofi Sans" w:hAnsi="Sanofi Sans"/>
                <w:b/>
                <w:bCs/>
                <w:sz w:val="18"/>
                <w:szCs w:val="18"/>
              </w:rPr>
              <w:t>HOUR/MINUTE/</w:t>
            </w:r>
          </w:p>
          <w:p w:rsidRPr="00D064CC" w:rsidR="00211ABB" w:rsidP="00731583" w:rsidRDefault="00731583" w14:paraId="24E26A9D" w14:textId="16EE4D68">
            <w:pPr>
              <w:rPr>
                <w:rFonts w:ascii="Sanofi Sans" w:hAnsi="Sanofi Sans"/>
                <w:b/>
                <w:bCs/>
                <w:sz w:val="18"/>
                <w:szCs w:val="18"/>
              </w:rPr>
            </w:pPr>
            <w:r w:rsidRPr="00731583">
              <w:rPr>
                <w:rFonts w:ascii="Sanofi Sans" w:hAnsi="Sanofi Sans"/>
                <w:b/>
                <w:bCs/>
                <w:sz w:val="18"/>
                <w:szCs w:val="18"/>
              </w:rPr>
              <w:t>SECOND()</w:t>
            </w:r>
          </w:p>
        </w:tc>
        <w:tc>
          <w:tcPr>
            <w:tcW w:w="3539"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211ABB" w:rsidP="00127A4D" w:rsidRDefault="00127A4D" w14:paraId="1D20CC9F" w14:textId="28A76515">
            <w:pPr>
              <w:rPr>
                <w:rFonts w:ascii="Sanofi Sans" w:hAnsi="Sanofi Sans"/>
                <w:sz w:val="18"/>
                <w:szCs w:val="18"/>
              </w:rPr>
            </w:pPr>
            <w:r w:rsidRPr="00127A4D">
              <w:rPr>
                <w:rFonts w:ascii="Sanofi Sans" w:hAnsi="Sanofi Sans"/>
                <w:sz w:val="18"/>
                <w:szCs w:val="18"/>
              </w:rPr>
              <w:t>Returns the hour (0-23), minute (0-59), or second (0-59) of a given datetime value</w:t>
            </w:r>
          </w:p>
        </w:tc>
        <w:tc>
          <w:tcPr>
            <w:tcW w:w="4201"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F84BB0" w:rsidR="00211ABB" w:rsidP="00127A4D" w:rsidRDefault="00211ABB" w14:paraId="44279DC1" w14:textId="53838386">
            <w:pPr>
              <w:rPr>
                <w:rFonts w:ascii="Sanofi Sans" w:hAnsi="Sanofi Sans"/>
                <w:i/>
                <w:iCs/>
                <w:sz w:val="18"/>
                <w:szCs w:val="18"/>
              </w:rPr>
            </w:pPr>
            <w:r w:rsidRPr="00C9638C">
              <w:rPr>
                <w:rFonts w:ascii="Sanofi Sans" w:hAnsi="Sanofi Sans"/>
                <w:sz w:val="18"/>
                <w:szCs w:val="18"/>
              </w:rPr>
              <w:t>=</w:t>
            </w:r>
            <w:r w:rsidRPr="00127A4D" w:rsidR="00127A4D">
              <w:rPr>
                <w:rFonts w:ascii="Sanofi Sans" w:hAnsi="Sanofi Sans"/>
                <w:sz w:val="18"/>
                <w:szCs w:val="18"/>
              </w:rPr>
              <w:t>HOUR/MINUTE/SECOND(Datetime)</w:t>
            </w:r>
          </w:p>
        </w:tc>
      </w:tr>
      <w:tr w:rsidRPr="00D064CC" w:rsidR="00211ABB" w:rsidTr="006776F7" w14:paraId="60E8B5E3" w14:textId="77777777">
        <w:trPr>
          <w:trHeight w:val="385"/>
        </w:trPr>
        <w:tc>
          <w:tcPr>
            <w:tcW w:w="188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211ABB" w:rsidP="006776F7" w:rsidRDefault="006951CB" w14:paraId="4FAC423F" w14:textId="0C7BA715">
            <w:pPr>
              <w:rPr>
                <w:rFonts w:ascii="Sanofi Sans" w:hAnsi="Sanofi Sans"/>
                <w:b/>
                <w:bCs/>
                <w:sz w:val="18"/>
                <w:szCs w:val="18"/>
              </w:rPr>
            </w:pPr>
            <w:r w:rsidRPr="006951CB">
              <w:rPr>
                <w:rFonts w:ascii="Sanofi Sans" w:hAnsi="Sanofi Sans"/>
                <w:b/>
                <w:bCs/>
                <w:sz w:val="18"/>
                <w:szCs w:val="18"/>
              </w:rPr>
              <w:t>TODAY/NOW()</w:t>
            </w:r>
          </w:p>
        </w:tc>
        <w:tc>
          <w:tcPr>
            <w:tcW w:w="3539"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211ABB" w:rsidP="006776F7" w:rsidRDefault="006951CB" w14:paraId="1E764B9F" w14:textId="157C5FC7">
            <w:pPr>
              <w:rPr>
                <w:rFonts w:ascii="Sanofi Sans" w:hAnsi="Sanofi Sans"/>
                <w:sz w:val="18"/>
                <w:szCs w:val="18"/>
              </w:rPr>
            </w:pPr>
            <w:r w:rsidRPr="006951CB">
              <w:rPr>
                <w:rFonts w:ascii="Sanofi Sans" w:hAnsi="Sanofi Sans"/>
                <w:sz w:val="18"/>
                <w:szCs w:val="18"/>
              </w:rPr>
              <w:t>Returns the current date or exact time</w:t>
            </w:r>
          </w:p>
        </w:tc>
        <w:tc>
          <w:tcPr>
            <w:tcW w:w="4201"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D064CC" w:rsidR="00211ABB" w:rsidP="006776F7" w:rsidRDefault="006951CB" w14:paraId="1B81E2DB" w14:textId="0841A15D">
            <w:pPr>
              <w:rPr>
                <w:rFonts w:ascii="Sanofi Sans" w:hAnsi="Sanofi Sans"/>
                <w:sz w:val="18"/>
                <w:szCs w:val="18"/>
              </w:rPr>
            </w:pPr>
            <w:r w:rsidRPr="006951CB">
              <w:rPr>
                <w:rFonts w:ascii="Sanofi Sans" w:hAnsi="Sanofi Sans"/>
                <w:sz w:val="18"/>
                <w:szCs w:val="18"/>
              </w:rPr>
              <w:t>=TODAY/NOW()</w:t>
            </w:r>
          </w:p>
        </w:tc>
      </w:tr>
      <w:tr w:rsidRPr="00D064CC" w:rsidR="00211ABB" w:rsidTr="006776F7" w14:paraId="1327CF50" w14:textId="77777777">
        <w:trPr>
          <w:trHeight w:val="385"/>
        </w:trPr>
        <w:tc>
          <w:tcPr>
            <w:tcW w:w="188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0B6CA3" w:rsidR="000B6CA3" w:rsidP="000B6CA3" w:rsidRDefault="000B6CA3" w14:paraId="1F985BD7" w14:textId="77777777">
            <w:pPr>
              <w:rPr>
                <w:rFonts w:ascii="Sanofi Sans" w:hAnsi="Sanofi Sans"/>
                <w:b/>
                <w:bCs/>
                <w:sz w:val="18"/>
                <w:szCs w:val="18"/>
              </w:rPr>
            </w:pPr>
            <w:r w:rsidRPr="000B6CA3">
              <w:rPr>
                <w:rFonts w:ascii="Sanofi Sans" w:hAnsi="Sanofi Sans"/>
                <w:b/>
                <w:bCs/>
                <w:sz w:val="18"/>
                <w:szCs w:val="18"/>
              </w:rPr>
              <w:t>WEEKDAY/</w:t>
            </w:r>
          </w:p>
          <w:p w:rsidRPr="00D064CC" w:rsidR="00211ABB" w:rsidP="000B6CA3" w:rsidRDefault="000B6CA3" w14:paraId="607E3897" w14:textId="3307FF14">
            <w:pPr>
              <w:rPr>
                <w:rFonts w:ascii="Sanofi Sans" w:hAnsi="Sanofi Sans"/>
                <w:b/>
                <w:bCs/>
                <w:sz w:val="18"/>
                <w:szCs w:val="18"/>
              </w:rPr>
            </w:pPr>
            <w:r w:rsidRPr="000B6CA3">
              <w:rPr>
                <w:rFonts w:ascii="Sanofi Sans" w:hAnsi="Sanofi Sans"/>
                <w:b/>
                <w:bCs/>
                <w:sz w:val="18"/>
                <w:szCs w:val="18"/>
              </w:rPr>
              <w:t>WEEKNUM()</w:t>
            </w:r>
          </w:p>
        </w:tc>
        <w:tc>
          <w:tcPr>
            <w:tcW w:w="3539"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211ABB" w:rsidP="000B6CA3" w:rsidRDefault="000B6CA3" w14:paraId="797B5B96" w14:textId="46A35CC9">
            <w:pPr>
              <w:rPr>
                <w:rFonts w:ascii="Sanofi Sans" w:hAnsi="Sanofi Sans"/>
                <w:sz w:val="18"/>
                <w:szCs w:val="18"/>
              </w:rPr>
            </w:pPr>
            <w:r w:rsidRPr="000B6CA3">
              <w:rPr>
                <w:rFonts w:ascii="Sanofi Sans" w:hAnsi="Sanofi Sans"/>
                <w:sz w:val="18"/>
                <w:szCs w:val="18"/>
              </w:rPr>
              <w:t>Returns a weekday number from 1 (Sunday) to 7 (Saturday), or the week # of the year</w:t>
            </w:r>
          </w:p>
        </w:tc>
        <w:tc>
          <w:tcPr>
            <w:tcW w:w="4201"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D064CC" w:rsidR="00211ABB" w:rsidP="006776F7" w:rsidRDefault="000B6CA3" w14:paraId="0C7582CE" w14:textId="225926A5">
            <w:pPr>
              <w:rPr>
                <w:rFonts w:ascii="Sanofi Sans" w:hAnsi="Sanofi Sans"/>
                <w:sz w:val="18"/>
                <w:szCs w:val="18"/>
              </w:rPr>
            </w:pPr>
            <w:r w:rsidRPr="000B6CA3">
              <w:rPr>
                <w:rFonts w:ascii="Sanofi Sans" w:hAnsi="Sanofi Sans"/>
                <w:sz w:val="18"/>
                <w:szCs w:val="18"/>
              </w:rPr>
              <w:t>=WEEKDAY/WEEKNUM(Date, [ReturnType])</w:t>
            </w:r>
          </w:p>
        </w:tc>
      </w:tr>
      <w:tr w:rsidRPr="00D064CC" w:rsidR="00211ABB" w:rsidTr="006776F7" w14:paraId="3FE29929" w14:textId="77777777">
        <w:trPr>
          <w:trHeight w:val="385"/>
        </w:trPr>
        <w:tc>
          <w:tcPr>
            <w:tcW w:w="188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636A6E" w:rsidR="00211ABB" w:rsidP="006776F7" w:rsidRDefault="008520CD" w14:paraId="7948E58F" w14:textId="4E5C979C">
            <w:pPr>
              <w:rPr>
                <w:rFonts w:ascii="Sanofi Sans" w:hAnsi="Sanofi Sans"/>
                <w:b/>
                <w:bCs/>
                <w:sz w:val="18"/>
                <w:szCs w:val="18"/>
              </w:rPr>
            </w:pPr>
            <w:r w:rsidRPr="008520CD">
              <w:rPr>
                <w:rFonts w:ascii="Sanofi Sans" w:hAnsi="Sanofi Sans"/>
                <w:b/>
                <w:bCs/>
                <w:sz w:val="18"/>
                <w:szCs w:val="18"/>
              </w:rPr>
              <w:t>EOMONTH()</w:t>
            </w:r>
          </w:p>
        </w:tc>
        <w:tc>
          <w:tcPr>
            <w:tcW w:w="3539"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8520CD" w:rsidR="008520CD" w:rsidP="008520CD" w:rsidRDefault="008520CD" w14:paraId="2FE0BE1A" w14:textId="77777777">
            <w:pPr>
              <w:rPr>
                <w:rFonts w:ascii="Sanofi Sans" w:hAnsi="Sanofi Sans"/>
                <w:sz w:val="18"/>
                <w:szCs w:val="18"/>
              </w:rPr>
            </w:pPr>
            <w:r w:rsidRPr="008520CD">
              <w:rPr>
                <w:rFonts w:ascii="Sanofi Sans" w:hAnsi="Sanofi Sans"/>
                <w:sz w:val="18"/>
                <w:szCs w:val="18"/>
              </w:rPr>
              <w:t xml:space="preserve">Returns the date of the last day of the </w:t>
            </w:r>
          </w:p>
          <w:p w:rsidRPr="00DE2590" w:rsidR="00211ABB" w:rsidP="008520CD" w:rsidRDefault="008520CD" w14:paraId="7C9B934F" w14:textId="1287A067">
            <w:pPr>
              <w:rPr>
                <w:rFonts w:ascii="Sanofi Sans" w:hAnsi="Sanofi Sans"/>
                <w:sz w:val="18"/>
                <w:szCs w:val="18"/>
              </w:rPr>
            </w:pPr>
            <w:r w:rsidRPr="008520CD">
              <w:rPr>
                <w:rFonts w:ascii="Sanofi Sans" w:hAnsi="Sanofi Sans"/>
                <w:sz w:val="18"/>
                <w:szCs w:val="18"/>
              </w:rPr>
              <w:t>month, +/- a specified number of</w:t>
            </w:r>
            <w:r>
              <w:rPr>
                <w:rFonts w:ascii="Sanofi Sans" w:hAnsi="Sanofi Sans"/>
                <w:sz w:val="18"/>
                <w:szCs w:val="18"/>
              </w:rPr>
              <w:t xml:space="preserve"> </w:t>
            </w:r>
            <w:r w:rsidRPr="008520CD">
              <w:rPr>
                <w:rFonts w:ascii="Sanofi Sans" w:hAnsi="Sanofi Sans"/>
                <w:sz w:val="18"/>
                <w:szCs w:val="18"/>
              </w:rPr>
              <w:t>months</w:t>
            </w:r>
          </w:p>
        </w:tc>
        <w:tc>
          <w:tcPr>
            <w:tcW w:w="4201"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D064CC" w:rsidR="00211ABB" w:rsidP="006776F7" w:rsidRDefault="008520CD" w14:paraId="022AD2B8" w14:textId="7549056B">
            <w:pPr>
              <w:rPr>
                <w:rFonts w:ascii="Sanofi Sans" w:hAnsi="Sanofi Sans"/>
                <w:sz w:val="18"/>
                <w:szCs w:val="18"/>
              </w:rPr>
            </w:pPr>
            <w:r w:rsidRPr="008520CD">
              <w:rPr>
                <w:rFonts w:ascii="Sanofi Sans" w:hAnsi="Sanofi Sans"/>
                <w:sz w:val="18"/>
                <w:szCs w:val="18"/>
              </w:rPr>
              <w:t>=EOMONTH(StartDate, Months)</w:t>
            </w:r>
          </w:p>
        </w:tc>
      </w:tr>
      <w:tr w:rsidRPr="00D064CC" w:rsidR="00211ABB" w:rsidTr="006776F7" w14:paraId="7E07A1E8" w14:textId="77777777">
        <w:trPr>
          <w:trHeight w:val="385"/>
        </w:trPr>
        <w:tc>
          <w:tcPr>
            <w:tcW w:w="1885"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636A6E" w:rsidR="00211ABB" w:rsidP="006776F7" w:rsidRDefault="007F28D4" w14:paraId="731A9C33" w14:textId="43181932">
            <w:pPr>
              <w:rPr>
                <w:rFonts w:ascii="Sanofi Sans" w:hAnsi="Sanofi Sans"/>
                <w:b/>
                <w:bCs/>
                <w:sz w:val="18"/>
                <w:szCs w:val="18"/>
              </w:rPr>
            </w:pPr>
            <w:r w:rsidRPr="007F28D4">
              <w:rPr>
                <w:rFonts w:ascii="Sanofi Sans" w:hAnsi="Sanofi Sans"/>
                <w:b/>
                <w:bCs/>
                <w:sz w:val="18"/>
                <w:szCs w:val="18"/>
              </w:rPr>
              <w:t>DATEDIFF()</w:t>
            </w:r>
          </w:p>
        </w:tc>
        <w:tc>
          <w:tcPr>
            <w:tcW w:w="3539"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E2590" w:rsidR="00211ABB" w:rsidP="007F28D4" w:rsidRDefault="007F28D4" w14:paraId="5EE74D5B" w14:textId="31765BC5">
            <w:pPr>
              <w:rPr>
                <w:rFonts w:ascii="Sanofi Sans" w:hAnsi="Sanofi Sans"/>
                <w:sz w:val="18"/>
                <w:szCs w:val="18"/>
              </w:rPr>
            </w:pPr>
            <w:r w:rsidRPr="007F28D4">
              <w:rPr>
                <w:rFonts w:ascii="Sanofi Sans" w:hAnsi="Sanofi Sans"/>
                <w:sz w:val="18"/>
                <w:szCs w:val="18"/>
              </w:rPr>
              <w:t>Returns the difference between two dates, based on a selected interval</w:t>
            </w:r>
          </w:p>
        </w:tc>
        <w:tc>
          <w:tcPr>
            <w:tcW w:w="4201"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D064CC" w:rsidR="00211ABB" w:rsidP="006776F7" w:rsidRDefault="007F28D4" w14:paraId="2037215D" w14:textId="79C9A792">
            <w:pPr>
              <w:rPr>
                <w:rFonts w:ascii="Sanofi Sans" w:hAnsi="Sanofi Sans"/>
                <w:sz w:val="18"/>
                <w:szCs w:val="18"/>
              </w:rPr>
            </w:pPr>
            <w:r w:rsidRPr="007F28D4">
              <w:rPr>
                <w:rFonts w:ascii="Sanofi Sans" w:hAnsi="Sanofi Sans"/>
                <w:sz w:val="18"/>
                <w:szCs w:val="18"/>
              </w:rPr>
              <w:t>=DATEDIFF(Date1, Date2, Interval)</w:t>
            </w:r>
          </w:p>
        </w:tc>
      </w:tr>
    </w:tbl>
    <w:p w:rsidR="00211ABB" w:rsidP="006808EE" w:rsidRDefault="00211ABB" w14:paraId="4755EC80" w14:textId="5D3C46B5"/>
    <w:tbl>
      <w:tblPr>
        <w:tblW w:w="9805" w:type="dxa"/>
        <w:tblCellMar>
          <w:left w:w="0" w:type="dxa"/>
          <w:right w:w="0" w:type="dxa"/>
        </w:tblCellMar>
        <w:tblLook w:val="0420" w:firstRow="1" w:lastRow="0" w:firstColumn="0" w:lastColumn="0" w:noHBand="0" w:noVBand="1"/>
      </w:tblPr>
      <w:tblGrid>
        <w:gridCol w:w="2011"/>
        <w:gridCol w:w="3467"/>
        <w:gridCol w:w="4327"/>
      </w:tblGrid>
      <w:tr w:rsidRPr="00711F2D" w:rsidR="003A2578" w:rsidTr="00E950D5" w14:paraId="62C449DF" w14:textId="77777777">
        <w:trPr>
          <w:trHeight w:val="198"/>
        </w:trPr>
        <w:tc>
          <w:tcPr>
            <w:tcW w:w="9805" w:type="dxa"/>
            <w:gridSpan w:val="3"/>
            <w:tcBorders>
              <w:top w:val="single" w:color="767171" w:sz="4" w:space="0"/>
              <w:left w:val="single" w:color="767171" w:sz="4" w:space="0"/>
              <w:bottom w:val="single" w:color="767171" w:sz="4" w:space="0"/>
              <w:right w:val="single" w:color="767171" w:sz="4" w:space="0"/>
            </w:tcBorders>
            <w:shd w:val="clear" w:color="auto" w:fill="D0CECE"/>
            <w:tcMar>
              <w:top w:w="72" w:type="dxa"/>
              <w:left w:w="144" w:type="dxa"/>
              <w:bottom w:w="72" w:type="dxa"/>
              <w:right w:w="144" w:type="dxa"/>
            </w:tcMar>
            <w:hideMark/>
          </w:tcPr>
          <w:p w:rsidRPr="00711F2D" w:rsidR="003A2578" w:rsidP="006776F7" w:rsidRDefault="003A2578" w14:paraId="576BEF33" w14:textId="7CE26844">
            <w:pPr>
              <w:rPr>
                <w:rFonts w:ascii="Sanofi Sans" w:hAnsi="Sanofi Sans"/>
                <w:b/>
                <w:bCs/>
              </w:rPr>
            </w:pPr>
            <w:r>
              <w:rPr>
                <w:rFonts w:ascii="Sanofi Sans" w:hAnsi="Sanofi Sans"/>
                <w:b/>
                <w:bCs/>
              </w:rPr>
              <w:t xml:space="preserve">Common Filter </w:t>
            </w:r>
            <w:r w:rsidR="002624AC">
              <w:rPr>
                <w:rFonts w:ascii="Sanofi Sans" w:hAnsi="Sanofi Sans"/>
                <w:b/>
                <w:bCs/>
              </w:rPr>
              <w:t xml:space="preserve">and Relationship </w:t>
            </w:r>
            <w:r>
              <w:rPr>
                <w:rFonts w:ascii="Sanofi Sans" w:hAnsi="Sanofi Sans"/>
                <w:b/>
                <w:bCs/>
              </w:rPr>
              <w:t>Functions</w:t>
            </w:r>
          </w:p>
        </w:tc>
      </w:tr>
      <w:tr w:rsidRPr="00D064CC" w:rsidR="003A2578" w:rsidTr="00E950D5" w14:paraId="5CCE2E62" w14:textId="77777777">
        <w:trPr>
          <w:trHeight w:val="385"/>
        </w:trPr>
        <w:tc>
          <w:tcPr>
            <w:tcW w:w="2011"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hideMark/>
          </w:tcPr>
          <w:p w:rsidRPr="00711F2D" w:rsidR="003A2578" w:rsidP="006776F7" w:rsidRDefault="003A2578" w14:paraId="49AB789D" w14:textId="2AC2552B">
            <w:pPr>
              <w:rPr>
                <w:rFonts w:ascii="Sanofi Sans" w:hAnsi="Sanofi Sans"/>
                <w:sz w:val="18"/>
                <w:szCs w:val="18"/>
              </w:rPr>
            </w:pPr>
            <w:r>
              <w:rPr>
                <w:rFonts w:ascii="Sanofi Sans" w:hAnsi="Sanofi Sans"/>
                <w:b/>
                <w:bCs/>
                <w:sz w:val="18"/>
                <w:szCs w:val="18"/>
              </w:rPr>
              <w:t>CALCULATE</w:t>
            </w:r>
            <w:r w:rsidR="001470B5">
              <w:rPr>
                <w:rFonts w:ascii="Sanofi Sans" w:hAnsi="Sanofi Sans"/>
                <w:b/>
                <w:bCs/>
                <w:sz w:val="18"/>
                <w:szCs w:val="18"/>
              </w:rPr>
              <w:t>()</w:t>
            </w:r>
          </w:p>
        </w:tc>
        <w:tc>
          <w:tcPr>
            <w:tcW w:w="3467"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hideMark/>
          </w:tcPr>
          <w:p w:rsidRPr="00D064CC" w:rsidR="003A2578" w:rsidP="006776F7" w:rsidRDefault="005D6A37" w14:paraId="523EEE29" w14:textId="23038538">
            <w:pPr>
              <w:rPr>
                <w:rFonts w:ascii="Sanofi Sans" w:hAnsi="Sanofi Sans"/>
                <w:sz w:val="18"/>
                <w:szCs w:val="18"/>
              </w:rPr>
            </w:pPr>
            <w:r w:rsidRPr="005D6A37">
              <w:rPr>
                <w:rFonts w:ascii="Sanofi Sans" w:hAnsi="Sanofi Sans"/>
                <w:sz w:val="18"/>
                <w:szCs w:val="18"/>
              </w:rPr>
              <w:t>Evaluates a given expression or formula under a set of defined filters</w:t>
            </w:r>
          </w:p>
        </w:tc>
        <w:tc>
          <w:tcPr>
            <w:tcW w:w="4327"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711F2D" w:rsidR="003A2578" w:rsidP="006776F7" w:rsidRDefault="003A2578" w14:paraId="53436D8A" w14:textId="681289F4">
            <w:pPr>
              <w:rPr>
                <w:rFonts w:ascii="Sanofi Sans" w:hAnsi="Sanofi Sans"/>
                <w:sz w:val="18"/>
                <w:szCs w:val="18"/>
              </w:rPr>
            </w:pPr>
            <w:r w:rsidRPr="00C9638C">
              <w:rPr>
                <w:rFonts w:ascii="Sanofi Sans" w:hAnsi="Sanofi Sans"/>
                <w:sz w:val="18"/>
                <w:szCs w:val="18"/>
              </w:rPr>
              <w:t>=</w:t>
            </w:r>
            <w:r w:rsidRPr="005D6A37" w:rsidR="005D6A37">
              <w:rPr>
                <w:rFonts w:ascii="Sanofi Sans" w:hAnsi="Sanofi Sans"/>
                <w:sz w:val="18"/>
                <w:szCs w:val="18"/>
              </w:rPr>
              <w:t>CALCULATE(Expression, [Filter1], [Filter2],…)</w:t>
            </w:r>
          </w:p>
        </w:tc>
      </w:tr>
      <w:tr w:rsidRPr="00D064CC" w:rsidR="003A2578" w:rsidTr="00E950D5" w14:paraId="6A28FFA5" w14:textId="77777777">
        <w:trPr>
          <w:trHeight w:val="385"/>
        </w:trPr>
        <w:tc>
          <w:tcPr>
            <w:tcW w:w="2011"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3A2578" w:rsidP="006776F7" w:rsidRDefault="00F33D24" w14:paraId="74074FCE" w14:textId="21B9E5BF">
            <w:pPr>
              <w:rPr>
                <w:rFonts w:ascii="Sanofi Sans" w:hAnsi="Sanofi Sans"/>
                <w:b/>
                <w:bCs/>
                <w:sz w:val="18"/>
                <w:szCs w:val="18"/>
              </w:rPr>
            </w:pPr>
            <w:r w:rsidRPr="00F33D24">
              <w:rPr>
                <w:rFonts w:ascii="Sanofi Sans" w:hAnsi="Sanofi Sans"/>
                <w:b/>
                <w:bCs/>
                <w:sz w:val="18"/>
                <w:szCs w:val="18"/>
              </w:rPr>
              <w:t>FILTER</w:t>
            </w:r>
            <w:r>
              <w:rPr>
                <w:rFonts w:ascii="Sanofi Sans" w:hAnsi="Sanofi Sans"/>
                <w:b/>
                <w:bCs/>
                <w:sz w:val="18"/>
                <w:szCs w:val="18"/>
              </w:rPr>
              <w:t>()</w:t>
            </w:r>
          </w:p>
        </w:tc>
        <w:tc>
          <w:tcPr>
            <w:tcW w:w="3467"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3A2578" w:rsidP="00F33D24" w:rsidRDefault="00F33D24" w14:paraId="578D7CC2" w14:textId="7FC20783">
            <w:pPr>
              <w:rPr>
                <w:rFonts w:ascii="Sanofi Sans" w:hAnsi="Sanofi Sans"/>
                <w:sz w:val="18"/>
                <w:szCs w:val="18"/>
              </w:rPr>
            </w:pPr>
            <w:r w:rsidRPr="00F33D24">
              <w:rPr>
                <w:rFonts w:ascii="Sanofi Sans" w:hAnsi="Sanofi Sans"/>
                <w:sz w:val="18"/>
                <w:szCs w:val="18"/>
              </w:rPr>
              <w:t>This returns a filtered table or table expression using a Boolean</w:t>
            </w:r>
            <w:r>
              <w:rPr>
                <w:rFonts w:ascii="Sanofi Sans" w:hAnsi="Sanofi Sans"/>
                <w:sz w:val="18"/>
                <w:szCs w:val="18"/>
              </w:rPr>
              <w:t xml:space="preserve"> </w:t>
            </w:r>
            <w:r w:rsidRPr="00F33D24">
              <w:rPr>
                <w:rFonts w:ascii="Sanofi Sans" w:hAnsi="Sanofi Sans"/>
                <w:sz w:val="18"/>
                <w:szCs w:val="18"/>
              </w:rPr>
              <w:t>expression that is used to evaluate each row of the table</w:t>
            </w:r>
          </w:p>
        </w:tc>
        <w:tc>
          <w:tcPr>
            <w:tcW w:w="4327"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F84BB0" w:rsidR="003A2578" w:rsidP="006776F7" w:rsidRDefault="004B746C" w14:paraId="69F8001B" w14:textId="66EEFDBF">
            <w:pPr>
              <w:rPr>
                <w:rFonts w:ascii="Sanofi Sans" w:hAnsi="Sanofi Sans"/>
                <w:i/>
                <w:iCs/>
                <w:sz w:val="18"/>
                <w:szCs w:val="18"/>
              </w:rPr>
            </w:pPr>
            <w:r w:rsidRPr="004B746C">
              <w:rPr>
                <w:rFonts w:ascii="Sanofi Sans" w:hAnsi="Sanofi Sans"/>
                <w:sz w:val="18"/>
                <w:szCs w:val="18"/>
              </w:rPr>
              <w:t>=FILTER(Table, FilterExpression)</w:t>
            </w:r>
          </w:p>
        </w:tc>
      </w:tr>
      <w:tr w:rsidRPr="00D064CC" w:rsidR="003A2578" w:rsidTr="00E950D5" w14:paraId="53E18256" w14:textId="77777777">
        <w:trPr>
          <w:trHeight w:val="385"/>
        </w:trPr>
        <w:tc>
          <w:tcPr>
            <w:tcW w:w="2011"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3A2578" w:rsidP="006776F7" w:rsidRDefault="004B746C" w14:paraId="41E4561A" w14:textId="2C20346A">
            <w:pPr>
              <w:rPr>
                <w:rFonts w:ascii="Sanofi Sans" w:hAnsi="Sanofi Sans"/>
                <w:b/>
                <w:bCs/>
                <w:sz w:val="18"/>
                <w:szCs w:val="18"/>
              </w:rPr>
            </w:pPr>
            <w:r>
              <w:rPr>
                <w:rFonts w:ascii="Sanofi Sans" w:hAnsi="Sanofi Sans"/>
                <w:b/>
                <w:bCs/>
                <w:sz w:val="18"/>
                <w:szCs w:val="18"/>
              </w:rPr>
              <w:t>ALL</w:t>
            </w:r>
            <w:r w:rsidRPr="006951CB" w:rsidR="003A2578">
              <w:rPr>
                <w:rFonts w:ascii="Sanofi Sans" w:hAnsi="Sanofi Sans"/>
                <w:b/>
                <w:bCs/>
                <w:sz w:val="18"/>
                <w:szCs w:val="18"/>
              </w:rPr>
              <w:t>()</w:t>
            </w:r>
          </w:p>
        </w:tc>
        <w:tc>
          <w:tcPr>
            <w:tcW w:w="3467"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3A2578" w:rsidP="006776F7" w:rsidRDefault="00DC617A" w14:paraId="6FC7F244" w14:textId="746B911D">
            <w:pPr>
              <w:rPr>
                <w:rFonts w:ascii="Sanofi Sans" w:hAnsi="Sanofi Sans"/>
                <w:sz w:val="18"/>
                <w:szCs w:val="18"/>
              </w:rPr>
            </w:pPr>
            <w:r w:rsidRPr="00DC617A">
              <w:rPr>
                <w:rFonts w:ascii="Sanofi Sans" w:hAnsi="Sanofi Sans"/>
                <w:sz w:val="18"/>
                <w:szCs w:val="18"/>
              </w:rPr>
              <w:t>Returns all rows in a table, or all values in a column, ignoring any filters that have been applied</w:t>
            </w:r>
          </w:p>
        </w:tc>
        <w:tc>
          <w:tcPr>
            <w:tcW w:w="4327"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D064CC" w:rsidR="003A2578" w:rsidP="006776F7" w:rsidRDefault="00DC617A" w14:paraId="64A61E33" w14:textId="04D8F502">
            <w:pPr>
              <w:rPr>
                <w:rFonts w:ascii="Sanofi Sans" w:hAnsi="Sanofi Sans"/>
                <w:sz w:val="18"/>
                <w:szCs w:val="18"/>
              </w:rPr>
            </w:pPr>
            <w:r w:rsidRPr="00DC617A">
              <w:rPr>
                <w:rFonts w:ascii="Sanofi Sans" w:hAnsi="Sanofi Sans"/>
                <w:sz w:val="18"/>
                <w:szCs w:val="18"/>
              </w:rPr>
              <w:t>=ALL(Table or ColumnName, [ColumnName1], [ColumnName2],…)</w:t>
            </w:r>
          </w:p>
        </w:tc>
      </w:tr>
      <w:tr w:rsidRPr="00D064CC" w:rsidR="003A2578" w:rsidTr="00E950D5" w14:paraId="4067729B" w14:textId="77777777">
        <w:trPr>
          <w:trHeight w:val="385"/>
        </w:trPr>
        <w:tc>
          <w:tcPr>
            <w:tcW w:w="2011"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064CC" w:rsidR="003A2578" w:rsidP="006776F7" w:rsidRDefault="00DC617A" w14:paraId="1F0D34F2" w14:textId="000FA307">
            <w:pPr>
              <w:rPr>
                <w:rFonts w:ascii="Sanofi Sans" w:hAnsi="Sanofi Sans"/>
                <w:b/>
                <w:bCs/>
                <w:sz w:val="18"/>
                <w:szCs w:val="18"/>
              </w:rPr>
            </w:pPr>
            <w:r>
              <w:rPr>
                <w:rFonts w:ascii="Sanofi Sans" w:hAnsi="Sanofi Sans"/>
                <w:b/>
                <w:bCs/>
                <w:sz w:val="18"/>
                <w:szCs w:val="18"/>
              </w:rPr>
              <w:t>ALLEXCEPT()</w:t>
            </w:r>
          </w:p>
        </w:tc>
        <w:tc>
          <w:tcPr>
            <w:tcW w:w="3467"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E64D00" w:rsidR="00E64D00" w:rsidP="00E64D00" w:rsidRDefault="00E64D00" w14:paraId="4515048C" w14:textId="3FEE1B8B">
            <w:pPr>
              <w:rPr>
                <w:rFonts w:ascii="Sanofi Sans" w:hAnsi="Sanofi Sans"/>
                <w:sz w:val="18"/>
                <w:szCs w:val="18"/>
              </w:rPr>
            </w:pPr>
            <w:r w:rsidRPr="00E64D00">
              <w:rPr>
                <w:rFonts w:ascii="Sanofi Sans" w:hAnsi="Sanofi Sans"/>
                <w:sz w:val="18"/>
                <w:szCs w:val="18"/>
              </w:rPr>
              <w:t>This is similar to the ALL function in that it returns a table that</w:t>
            </w:r>
            <w:r>
              <w:rPr>
                <w:rFonts w:ascii="Sanofi Sans" w:hAnsi="Sanofi Sans"/>
                <w:sz w:val="18"/>
                <w:szCs w:val="18"/>
              </w:rPr>
              <w:t xml:space="preserve"> </w:t>
            </w:r>
            <w:r w:rsidRPr="00E64D00">
              <w:rPr>
                <w:rFonts w:ascii="Sanofi Sans" w:hAnsi="Sanofi Sans"/>
                <w:sz w:val="18"/>
                <w:szCs w:val="18"/>
              </w:rPr>
              <w:t>includes all of the values for the combination of columns from the specified table,</w:t>
            </w:r>
          </w:p>
          <w:p w:rsidRPr="00D064CC" w:rsidR="003A2578" w:rsidP="00E64D00" w:rsidRDefault="00E64D00" w14:paraId="58B4F28B" w14:textId="0AF3B1F3">
            <w:pPr>
              <w:rPr>
                <w:rFonts w:ascii="Sanofi Sans" w:hAnsi="Sanofi Sans"/>
                <w:sz w:val="18"/>
                <w:szCs w:val="18"/>
              </w:rPr>
            </w:pPr>
            <w:r w:rsidRPr="00E64D00">
              <w:rPr>
                <w:rFonts w:ascii="Sanofi Sans" w:hAnsi="Sanofi Sans"/>
                <w:sz w:val="18"/>
                <w:szCs w:val="18"/>
              </w:rPr>
              <w:t>excluding the specified columns. Like the ALL function, it can be used with</w:t>
            </w:r>
            <w:r>
              <w:rPr>
                <w:rFonts w:ascii="Sanofi Sans" w:hAnsi="Sanofi Sans"/>
                <w:sz w:val="18"/>
                <w:szCs w:val="18"/>
              </w:rPr>
              <w:t xml:space="preserve"> </w:t>
            </w:r>
            <w:r w:rsidRPr="00E64D00">
              <w:rPr>
                <w:rFonts w:ascii="Sanofi Sans" w:hAnsi="Sanofi Sans"/>
                <w:sz w:val="18"/>
                <w:szCs w:val="18"/>
              </w:rPr>
              <w:t>the</w:t>
            </w:r>
            <w:r>
              <w:rPr>
                <w:rFonts w:ascii="Sanofi Sans" w:hAnsi="Sanofi Sans"/>
                <w:sz w:val="18"/>
                <w:szCs w:val="18"/>
              </w:rPr>
              <w:t xml:space="preserve"> </w:t>
            </w:r>
            <w:r w:rsidRPr="00E64D00">
              <w:rPr>
                <w:rFonts w:ascii="Sanofi Sans" w:hAnsi="Sanofi Sans"/>
                <w:sz w:val="18"/>
                <w:szCs w:val="18"/>
              </w:rPr>
              <w:t>CALCULATE and ALCULATETABLE functions to remove filters from all but the</w:t>
            </w:r>
            <w:r>
              <w:rPr>
                <w:rFonts w:ascii="Sanofi Sans" w:hAnsi="Sanofi Sans"/>
                <w:sz w:val="18"/>
                <w:szCs w:val="18"/>
              </w:rPr>
              <w:t xml:space="preserve"> </w:t>
            </w:r>
            <w:r w:rsidRPr="00E64D00">
              <w:rPr>
                <w:rFonts w:ascii="Sanofi Sans" w:hAnsi="Sanofi Sans"/>
                <w:sz w:val="18"/>
                <w:szCs w:val="18"/>
              </w:rPr>
              <w:t>specified columns.</w:t>
            </w:r>
          </w:p>
        </w:tc>
        <w:tc>
          <w:tcPr>
            <w:tcW w:w="4327"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D064CC" w:rsidR="003A2578" w:rsidP="006776F7" w:rsidRDefault="003A2578" w14:paraId="30C9950A" w14:textId="6641D124">
            <w:pPr>
              <w:rPr>
                <w:rFonts w:ascii="Sanofi Sans" w:hAnsi="Sanofi Sans"/>
                <w:sz w:val="18"/>
                <w:szCs w:val="18"/>
              </w:rPr>
            </w:pPr>
            <w:r w:rsidRPr="000B6CA3">
              <w:rPr>
                <w:rFonts w:ascii="Sanofi Sans" w:hAnsi="Sanofi Sans"/>
                <w:sz w:val="18"/>
                <w:szCs w:val="18"/>
              </w:rPr>
              <w:t>=</w:t>
            </w:r>
            <w:r w:rsidRPr="00C66E71" w:rsidR="00C66E71">
              <w:rPr>
                <w:rFonts w:ascii="Sanofi Sans" w:hAnsi="Sanofi Sans"/>
                <w:sz w:val="18"/>
                <w:szCs w:val="18"/>
              </w:rPr>
              <w:t xml:space="preserve">ALLEXCEPT ( TableName, </w:t>
            </w:r>
            <w:r w:rsidR="0089121A">
              <w:rPr>
                <w:rFonts w:ascii="Sanofi Sans" w:hAnsi="Sanofi Sans"/>
                <w:sz w:val="18"/>
                <w:szCs w:val="18"/>
              </w:rPr>
              <w:t>[</w:t>
            </w:r>
            <w:r w:rsidRPr="00C66E71" w:rsidR="00C66E71">
              <w:rPr>
                <w:rFonts w:ascii="Sanofi Sans" w:hAnsi="Sanofi Sans"/>
                <w:sz w:val="18"/>
                <w:szCs w:val="18"/>
              </w:rPr>
              <w:t>ColumnName</w:t>
            </w:r>
            <w:r w:rsidR="00A8072F">
              <w:rPr>
                <w:rFonts w:ascii="Sanofi Sans" w:hAnsi="Sanofi Sans"/>
                <w:sz w:val="18"/>
                <w:szCs w:val="18"/>
              </w:rPr>
              <w:t>1],[</w:t>
            </w:r>
            <w:r w:rsidRPr="00C66E71" w:rsidR="00C66E71">
              <w:rPr>
                <w:rFonts w:ascii="Sanofi Sans" w:hAnsi="Sanofi Sans"/>
                <w:sz w:val="18"/>
                <w:szCs w:val="18"/>
              </w:rPr>
              <w:t>ColumnName</w:t>
            </w:r>
            <w:r w:rsidR="00A8072F">
              <w:rPr>
                <w:rFonts w:ascii="Sanofi Sans" w:hAnsi="Sanofi Sans"/>
                <w:sz w:val="18"/>
                <w:szCs w:val="18"/>
              </w:rPr>
              <w:t>2]…</w:t>
            </w:r>
            <w:r w:rsidRPr="00C66E71" w:rsidR="00C66E71">
              <w:rPr>
                <w:rFonts w:ascii="Sanofi Sans" w:hAnsi="Sanofi Sans"/>
                <w:sz w:val="18"/>
                <w:szCs w:val="18"/>
              </w:rPr>
              <w:t>)</w:t>
            </w:r>
          </w:p>
        </w:tc>
      </w:tr>
      <w:tr w:rsidRPr="00D064CC" w:rsidR="003A2578" w:rsidTr="00E950D5" w14:paraId="299A1846" w14:textId="77777777">
        <w:trPr>
          <w:trHeight w:val="385"/>
        </w:trPr>
        <w:tc>
          <w:tcPr>
            <w:tcW w:w="2011"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636A6E" w:rsidR="003A2578" w:rsidP="006776F7" w:rsidRDefault="00AA6D18" w14:paraId="1ACA7DD9" w14:textId="6576C1AC">
            <w:pPr>
              <w:rPr>
                <w:rFonts w:ascii="Sanofi Sans" w:hAnsi="Sanofi Sans"/>
                <w:b/>
                <w:bCs/>
                <w:sz w:val="18"/>
                <w:szCs w:val="18"/>
              </w:rPr>
            </w:pPr>
            <w:r>
              <w:rPr>
                <w:rFonts w:ascii="Sanofi Sans" w:hAnsi="Sanofi Sans"/>
                <w:b/>
                <w:bCs/>
                <w:sz w:val="18"/>
                <w:szCs w:val="18"/>
              </w:rPr>
              <w:t>DISTINCT()</w:t>
            </w:r>
          </w:p>
        </w:tc>
        <w:tc>
          <w:tcPr>
            <w:tcW w:w="3467"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E2590" w:rsidR="003A2578" w:rsidP="006776F7" w:rsidRDefault="00B82B7C" w14:paraId="654ABA68" w14:textId="5C7E3A0D">
            <w:pPr>
              <w:rPr>
                <w:rFonts w:ascii="Sanofi Sans" w:hAnsi="Sanofi Sans"/>
                <w:sz w:val="18"/>
                <w:szCs w:val="18"/>
              </w:rPr>
            </w:pPr>
            <w:r w:rsidRPr="00B82B7C">
              <w:rPr>
                <w:rFonts w:ascii="Sanofi Sans" w:hAnsi="Sanofi Sans"/>
                <w:sz w:val="18"/>
                <w:szCs w:val="18"/>
              </w:rPr>
              <w:t>Returns a one-column table that contains the distinct values from the specified column.</w:t>
            </w:r>
          </w:p>
        </w:tc>
        <w:tc>
          <w:tcPr>
            <w:tcW w:w="4327"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D064CC" w:rsidR="003A2578" w:rsidP="006776F7" w:rsidRDefault="008B7D8B" w14:paraId="7EDE1A0B" w14:textId="21A89E54">
            <w:pPr>
              <w:rPr>
                <w:rFonts w:ascii="Sanofi Sans" w:hAnsi="Sanofi Sans"/>
                <w:sz w:val="18"/>
                <w:szCs w:val="18"/>
              </w:rPr>
            </w:pPr>
            <w:r>
              <w:rPr>
                <w:rFonts w:ascii="Sanofi Sans" w:hAnsi="Sanofi Sans"/>
                <w:sz w:val="18"/>
                <w:szCs w:val="18"/>
              </w:rPr>
              <w:t>=</w:t>
            </w:r>
            <w:r w:rsidRPr="008B7D8B">
              <w:rPr>
                <w:rFonts w:ascii="Sanofi Sans" w:hAnsi="Sanofi Sans"/>
                <w:sz w:val="18"/>
                <w:szCs w:val="18"/>
              </w:rPr>
              <w:t>DISTINCT</w:t>
            </w:r>
            <w:r w:rsidR="002603C9">
              <w:rPr>
                <w:rFonts w:ascii="Sanofi Sans" w:hAnsi="Sanofi Sans"/>
                <w:sz w:val="18"/>
                <w:szCs w:val="18"/>
              </w:rPr>
              <w:t>(</w:t>
            </w:r>
            <w:r w:rsidRPr="00D82DB5" w:rsidR="002603C9">
              <w:rPr>
                <w:rFonts w:ascii="Sanofi Sans" w:hAnsi="Sanofi Sans"/>
                <w:sz w:val="18"/>
                <w:szCs w:val="18"/>
              </w:rPr>
              <w:t>ColumnName</w:t>
            </w:r>
            <w:r w:rsidR="00F4028F">
              <w:rPr>
                <w:rFonts w:ascii="Sanofi Sans" w:hAnsi="Sanofi Sans"/>
                <w:sz w:val="18"/>
                <w:szCs w:val="18"/>
              </w:rPr>
              <w:t xml:space="preserve"> or Table Expression</w:t>
            </w:r>
            <w:r w:rsidR="002603C9">
              <w:rPr>
                <w:rFonts w:ascii="Sanofi Sans" w:hAnsi="Sanofi Sans"/>
                <w:sz w:val="18"/>
                <w:szCs w:val="18"/>
              </w:rPr>
              <w:t>)</w:t>
            </w:r>
          </w:p>
        </w:tc>
      </w:tr>
      <w:tr w:rsidRPr="00D064CC" w:rsidR="00DC617A" w:rsidTr="00E950D5" w14:paraId="29040722" w14:textId="77777777">
        <w:trPr>
          <w:trHeight w:val="385"/>
        </w:trPr>
        <w:tc>
          <w:tcPr>
            <w:tcW w:w="2011"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7F28D4" w:rsidR="00DC617A" w:rsidP="006776F7" w:rsidRDefault="00AA6D18" w14:paraId="0E9791B1" w14:textId="6B0AEFC3">
            <w:pPr>
              <w:rPr>
                <w:rFonts w:ascii="Sanofi Sans" w:hAnsi="Sanofi Sans"/>
                <w:b/>
                <w:bCs/>
                <w:sz w:val="18"/>
                <w:szCs w:val="18"/>
              </w:rPr>
            </w:pPr>
            <w:r>
              <w:rPr>
                <w:rFonts w:ascii="Sanofi Sans" w:hAnsi="Sanofi Sans"/>
                <w:b/>
                <w:bCs/>
                <w:sz w:val="18"/>
                <w:szCs w:val="18"/>
              </w:rPr>
              <w:t>VALUES()</w:t>
            </w:r>
          </w:p>
        </w:tc>
        <w:tc>
          <w:tcPr>
            <w:tcW w:w="3467"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7F28D4" w:rsidR="00DC617A" w:rsidP="00BC1324" w:rsidRDefault="00BC1324" w14:paraId="67BCFEC0" w14:textId="4CA861EE">
            <w:pPr>
              <w:rPr>
                <w:rFonts w:ascii="Sanofi Sans" w:hAnsi="Sanofi Sans"/>
                <w:sz w:val="18"/>
                <w:szCs w:val="18"/>
              </w:rPr>
            </w:pPr>
            <w:r w:rsidRPr="00BC1324">
              <w:rPr>
                <w:rFonts w:ascii="Sanofi Sans" w:hAnsi="Sanofi Sans"/>
                <w:sz w:val="18"/>
                <w:szCs w:val="18"/>
              </w:rPr>
              <w:t>Returns a one-column table that contains the distinct values from the specified column. This function is similar</w:t>
            </w:r>
            <w:r>
              <w:rPr>
                <w:rFonts w:ascii="Sanofi Sans" w:hAnsi="Sanofi Sans"/>
                <w:sz w:val="18"/>
                <w:szCs w:val="18"/>
              </w:rPr>
              <w:t xml:space="preserve"> </w:t>
            </w:r>
            <w:r w:rsidRPr="00BC1324">
              <w:rPr>
                <w:rFonts w:ascii="Sanofi Sans" w:hAnsi="Sanofi Sans"/>
                <w:sz w:val="18"/>
                <w:szCs w:val="18"/>
              </w:rPr>
              <w:t xml:space="preserve">to DISTINCT function, but VALUES function </w:t>
            </w:r>
            <w:r w:rsidR="00AE0C2D">
              <w:rPr>
                <w:rFonts w:ascii="Sanofi Sans" w:hAnsi="Sanofi Sans"/>
                <w:sz w:val="18"/>
                <w:szCs w:val="18"/>
              </w:rPr>
              <w:t>can add blank values</w:t>
            </w:r>
          </w:p>
        </w:tc>
        <w:tc>
          <w:tcPr>
            <w:tcW w:w="4327"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7F28D4" w:rsidR="00DC617A" w:rsidP="006776F7" w:rsidRDefault="00D600AA" w14:paraId="58860894" w14:textId="023235EC">
            <w:pPr>
              <w:rPr>
                <w:rFonts w:ascii="Sanofi Sans" w:hAnsi="Sanofi Sans"/>
                <w:sz w:val="18"/>
                <w:szCs w:val="18"/>
              </w:rPr>
            </w:pPr>
            <w:r>
              <w:rPr>
                <w:rFonts w:ascii="Sanofi Sans" w:hAnsi="Sanofi Sans"/>
                <w:sz w:val="18"/>
                <w:szCs w:val="18"/>
              </w:rPr>
              <w:t>=</w:t>
            </w:r>
            <w:r w:rsidRPr="00D600AA">
              <w:rPr>
                <w:rFonts w:ascii="Sanofi Sans" w:hAnsi="Sanofi Sans"/>
                <w:sz w:val="18"/>
                <w:szCs w:val="18"/>
              </w:rPr>
              <w:t>VALUES(TableName</w:t>
            </w:r>
            <w:r>
              <w:rPr>
                <w:rFonts w:ascii="Sanofi Sans" w:hAnsi="Sanofi Sans"/>
                <w:sz w:val="18"/>
                <w:szCs w:val="18"/>
              </w:rPr>
              <w:t xml:space="preserve"> or </w:t>
            </w:r>
            <w:r w:rsidRPr="00D600AA">
              <w:rPr>
                <w:rFonts w:ascii="Sanofi Sans" w:hAnsi="Sanofi Sans"/>
                <w:sz w:val="18"/>
                <w:szCs w:val="18"/>
              </w:rPr>
              <w:t>ColumnName)</w:t>
            </w:r>
          </w:p>
        </w:tc>
      </w:tr>
      <w:tr w:rsidRPr="00D064CC" w:rsidR="002624AC" w:rsidTr="00E950D5" w14:paraId="423BB007" w14:textId="77777777">
        <w:trPr>
          <w:trHeight w:val="385"/>
        </w:trPr>
        <w:tc>
          <w:tcPr>
            <w:tcW w:w="2011"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002624AC" w:rsidP="002624AC" w:rsidRDefault="002624AC" w14:paraId="613C9B40" w14:textId="14B00D34">
            <w:pPr>
              <w:rPr>
                <w:rFonts w:ascii="Sanofi Sans" w:hAnsi="Sanofi Sans"/>
                <w:b/>
                <w:bCs/>
                <w:sz w:val="18"/>
                <w:szCs w:val="18"/>
              </w:rPr>
            </w:pPr>
            <w:r>
              <w:rPr>
                <w:rFonts w:ascii="Sanofi Sans" w:hAnsi="Sanofi Sans"/>
                <w:b/>
                <w:bCs/>
                <w:sz w:val="18"/>
                <w:szCs w:val="18"/>
              </w:rPr>
              <w:t>RELATED()</w:t>
            </w:r>
          </w:p>
        </w:tc>
        <w:tc>
          <w:tcPr>
            <w:tcW w:w="3467"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BC1324" w:rsidR="002624AC" w:rsidP="002624AC" w:rsidRDefault="002624AC" w14:paraId="6D1CC422" w14:textId="40F73AD0">
            <w:pPr>
              <w:rPr>
                <w:rFonts w:ascii="Sanofi Sans" w:hAnsi="Sanofi Sans"/>
                <w:sz w:val="18"/>
                <w:szCs w:val="18"/>
              </w:rPr>
            </w:pPr>
            <w:r w:rsidRPr="00D82DB5">
              <w:rPr>
                <w:rFonts w:ascii="Sanofi Sans" w:hAnsi="Sanofi Sans"/>
                <w:sz w:val="18"/>
                <w:szCs w:val="18"/>
              </w:rPr>
              <w:t>Returns related values in each row of a table based on relationships with other tables</w:t>
            </w:r>
          </w:p>
        </w:tc>
        <w:tc>
          <w:tcPr>
            <w:tcW w:w="4327" w:type="dxa"/>
            <w:tcBorders>
              <w:top w:val="single" w:color="767171" w:sz="4" w:space="0"/>
              <w:left w:val="single" w:color="767171" w:sz="4" w:space="0"/>
              <w:bottom w:val="single" w:color="767171" w:sz="4" w:space="0"/>
              <w:right w:val="single" w:color="767171" w:sz="4" w:space="0"/>
            </w:tcBorders>
            <w:shd w:val="clear" w:color="auto" w:fill="F2F2F2"/>
            <w:vAlign w:val="center"/>
          </w:tcPr>
          <w:p w:rsidR="002624AC" w:rsidP="002624AC" w:rsidRDefault="002624AC" w14:paraId="039D3D0C" w14:textId="67981CDF">
            <w:pPr>
              <w:rPr>
                <w:rFonts w:ascii="Sanofi Sans" w:hAnsi="Sanofi Sans"/>
                <w:sz w:val="18"/>
                <w:szCs w:val="18"/>
              </w:rPr>
            </w:pPr>
            <w:r w:rsidRPr="008520CD">
              <w:rPr>
                <w:rFonts w:ascii="Sanofi Sans" w:hAnsi="Sanofi Sans"/>
                <w:sz w:val="18"/>
                <w:szCs w:val="18"/>
              </w:rPr>
              <w:t>=</w:t>
            </w:r>
            <w:r w:rsidRPr="00D82DB5">
              <w:rPr>
                <w:rFonts w:ascii="Sanofi Sans" w:hAnsi="Sanofi Sans"/>
                <w:sz w:val="18"/>
                <w:szCs w:val="18"/>
              </w:rPr>
              <w:t>RELATED(ColumnName)</w:t>
            </w:r>
          </w:p>
        </w:tc>
      </w:tr>
      <w:tr w:rsidRPr="00D064CC" w:rsidR="002624AC" w:rsidTr="00E950D5" w14:paraId="36206BC1" w14:textId="77777777">
        <w:trPr>
          <w:trHeight w:val="385"/>
        </w:trPr>
        <w:tc>
          <w:tcPr>
            <w:tcW w:w="2011"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002624AC" w:rsidP="002624AC" w:rsidRDefault="002624AC" w14:paraId="7ECADBA2" w14:textId="69272379">
            <w:pPr>
              <w:rPr>
                <w:rFonts w:ascii="Sanofi Sans" w:hAnsi="Sanofi Sans"/>
                <w:b/>
                <w:bCs/>
                <w:sz w:val="18"/>
                <w:szCs w:val="18"/>
              </w:rPr>
            </w:pPr>
            <w:r>
              <w:rPr>
                <w:rFonts w:ascii="Sanofi Sans" w:hAnsi="Sanofi Sans"/>
                <w:b/>
                <w:bCs/>
                <w:sz w:val="18"/>
                <w:szCs w:val="18"/>
              </w:rPr>
              <w:t>USERELATIONSHIP()</w:t>
            </w:r>
          </w:p>
        </w:tc>
        <w:tc>
          <w:tcPr>
            <w:tcW w:w="3467"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82DB5" w:rsidR="002624AC" w:rsidP="000D18BB" w:rsidRDefault="000D18BB" w14:paraId="4758CC8A" w14:textId="7D9A6CB7">
            <w:pPr>
              <w:rPr>
                <w:rFonts w:ascii="Sanofi Sans" w:hAnsi="Sanofi Sans"/>
                <w:sz w:val="18"/>
                <w:szCs w:val="18"/>
              </w:rPr>
            </w:pPr>
            <w:r w:rsidRPr="000D18BB">
              <w:rPr>
                <w:rFonts w:ascii="Sanofi Sans" w:hAnsi="Sanofi Sans"/>
                <w:sz w:val="18"/>
                <w:szCs w:val="18"/>
              </w:rPr>
              <w:t xml:space="preserve">Specifies an existing relationship to be used in the evaluation of a DAX </w:t>
            </w:r>
            <w:r w:rsidRPr="000D18BB" w:rsidR="00E950D5">
              <w:rPr>
                <w:rFonts w:ascii="Sanofi Sans" w:hAnsi="Sanofi Sans"/>
                <w:sz w:val="18"/>
                <w:szCs w:val="18"/>
              </w:rPr>
              <w:t>expression, defined</w:t>
            </w:r>
            <w:r w:rsidRPr="000D18BB">
              <w:rPr>
                <w:rFonts w:ascii="Sanofi Sans" w:hAnsi="Sanofi Sans"/>
                <w:sz w:val="18"/>
                <w:szCs w:val="18"/>
              </w:rPr>
              <w:t xml:space="preserve"> by naming, as arguments, the two columns that serve as endpoints</w:t>
            </w:r>
          </w:p>
        </w:tc>
        <w:tc>
          <w:tcPr>
            <w:tcW w:w="4327"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8520CD" w:rsidR="002624AC" w:rsidP="00E950D5" w:rsidRDefault="00E950D5" w14:paraId="34AB992F" w14:textId="6ACCC282">
            <w:pPr>
              <w:rPr>
                <w:rFonts w:ascii="Sanofi Sans" w:hAnsi="Sanofi Sans"/>
                <w:sz w:val="18"/>
                <w:szCs w:val="18"/>
              </w:rPr>
            </w:pPr>
            <w:r w:rsidRPr="00E950D5">
              <w:rPr>
                <w:rFonts w:ascii="Sanofi Sans" w:hAnsi="Sanofi Sans"/>
                <w:sz w:val="18"/>
                <w:szCs w:val="18"/>
              </w:rPr>
              <w:t>=USERELATIONSHIP</w:t>
            </w:r>
            <w:r>
              <w:rPr>
                <w:rFonts w:ascii="Sanofi Sans" w:hAnsi="Sanofi Sans"/>
                <w:sz w:val="18"/>
                <w:szCs w:val="18"/>
              </w:rPr>
              <w:t>(</w:t>
            </w:r>
            <w:r w:rsidRPr="00E950D5">
              <w:rPr>
                <w:rFonts w:ascii="Sanofi Sans" w:hAnsi="Sanofi Sans"/>
                <w:sz w:val="18"/>
                <w:szCs w:val="18"/>
              </w:rPr>
              <w:t>ColumnName1 ColumnName2</w:t>
            </w:r>
            <w:r>
              <w:rPr>
                <w:rFonts w:ascii="Sanofi Sans" w:hAnsi="Sanofi Sans"/>
                <w:sz w:val="18"/>
                <w:szCs w:val="18"/>
              </w:rPr>
              <w:t>)</w:t>
            </w:r>
          </w:p>
        </w:tc>
      </w:tr>
      <w:tr w:rsidRPr="00D064CC" w:rsidR="005436D6" w:rsidTr="00E950D5" w14:paraId="5048ADA8" w14:textId="77777777">
        <w:trPr>
          <w:trHeight w:val="385"/>
        </w:trPr>
        <w:tc>
          <w:tcPr>
            <w:tcW w:w="2011"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005436D6" w:rsidP="002624AC" w:rsidRDefault="005436D6" w14:paraId="3811B339" w14:textId="1E0B36A1">
            <w:pPr>
              <w:rPr>
                <w:rFonts w:ascii="Sanofi Sans" w:hAnsi="Sanofi Sans"/>
                <w:b/>
                <w:bCs/>
                <w:sz w:val="18"/>
                <w:szCs w:val="18"/>
              </w:rPr>
            </w:pPr>
            <w:r>
              <w:rPr>
                <w:rFonts w:ascii="Sanofi Sans" w:hAnsi="Sanofi Sans"/>
                <w:b/>
                <w:bCs/>
                <w:sz w:val="18"/>
                <w:szCs w:val="18"/>
              </w:rPr>
              <w:t>CROSSFILTER()</w:t>
            </w:r>
          </w:p>
        </w:tc>
        <w:tc>
          <w:tcPr>
            <w:tcW w:w="3467" w:type="dxa"/>
            <w:tcBorders>
              <w:top w:val="single" w:color="767171" w:sz="4" w:space="0"/>
              <w:left w:val="single" w:color="767171" w:sz="4" w:space="0"/>
              <w:bottom w:val="single" w:color="767171" w:sz="4" w:space="0"/>
              <w:right w:val="single" w:color="767171" w:sz="4" w:space="0"/>
            </w:tcBorders>
            <w:shd w:val="clear" w:color="auto" w:fill="F2F2F2"/>
            <w:tcMar>
              <w:top w:w="72" w:type="dxa"/>
              <w:left w:w="144" w:type="dxa"/>
              <w:bottom w:w="72" w:type="dxa"/>
              <w:right w:w="144" w:type="dxa"/>
            </w:tcMar>
            <w:vAlign w:val="center"/>
          </w:tcPr>
          <w:p w:rsidRPr="00D82DB5" w:rsidR="005436D6" w:rsidP="0022584B" w:rsidRDefault="0022584B" w14:paraId="1A1552F9" w14:textId="56B112A6">
            <w:pPr>
              <w:rPr>
                <w:rFonts w:ascii="Sanofi Sans" w:hAnsi="Sanofi Sans"/>
                <w:sz w:val="18"/>
                <w:szCs w:val="18"/>
              </w:rPr>
            </w:pPr>
            <w:r w:rsidRPr="0022584B">
              <w:rPr>
                <w:rFonts w:ascii="Sanofi Sans" w:hAnsi="Sanofi Sans"/>
                <w:sz w:val="18"/>
                <w:szCs w:val="18"/>
              </w:rPr>
              <w:t>Specifies cross filtering direction to be used for the duration of the DAX expression.</w:t>
            </w:r>
          </w:p>
        </w:tc>
        <w:tc>
          <w:tcPr>
            <w:tcW w:w="4327" w:type="dxa"/>
            <w:tcBorders>
              <w:top w:val="single" w:color="767171" w:sz="4" w:space="0"/>
              <w:left w:val="single" w:color="767171" w:sz="4" w:space="0"/>
              <w:bottom w:val="single" w:color="767171" w:sz="4" w:space="0"/>
              <w:right w:val="single" w:color="767171" w:sz="4" w:space="0"/>
            </w:tcBorders>
            <w:shd w:val="clear" w:color="auto" w:fill="F2F2F2"/>
            <w:vAlign w:val="center"/>
          </w:tcPr>
          <w:p w:rsidRPr="008520CD" w:rsidR="005436D6" w:rsidP="0022584B" w:rsidRDefault="0022584B" w14:paraId="3F1CD5F3" w14:textId="03CA8B5D">
            <w:pPr>
              <w:rPr>
                <w:rFonts w:ascii="Sanofi Sans" w:hAnsi="Sanofi Sans"/>
                <w:sz w:val="18"/>
                <w:szCs w:val="18"/>
              </w:rPr>
            </w:pPr>
            <w:r w:rsidRPr="0022584B">
              <w:rPr>
                <w:rFonts w:ascii="Sanofi Sans" w:hAnsi="Sanofi Sans"/>
                <w:sz w:val="18"/>
                <w:szCs w:val="18"/>
              </w:rPr>
              <w:t>=CROSSFILTER</w:t>
            </w:r>
            <w:r>
              <w:rPr>
                <w:rFonts w:ascii="Sanofi Sans" w:hAnsi="Sanofi Sans"/>
                <w:sz w:val="18"/>
                <w:szCs w:val="18"/>
              </w:rPr>
              <w:t>(</w:t>
            </w:r>
            <w:r w:rsidRPr="0022584B">
              <w:rPr>
                <w:rFonts w:ascii="Sanofi Sans" w:hAnsi="Sanofi Sans"/>
                <w:sz w:val="18"/>
                <w:szCs w:val="18"/>
              </w:rPr>
              <w:t>LeftColumnName</w:t>
            </w:r>
            <w:r>
              <w:rPr>
                <w:rFonts w:ascii="Sanofi Sans" w:hAnsi="Sanofi Sans"/>
                <w:sz w:val="18"/>
                <w:szCs w:val="18"/>
              </w:rPr>
              <w:t xml:space="preserve">, </w:t>
            </w:r>
            <w:r w:rsidRPr="0022584B">
              <w:rPr>
                <w:rFonts w:ascii="Sanofi Sans" w:hAnsi="Sanofi Sans"/>
                <w:sz w:val="18"/>
                <w:szCs w:val="18"/>
              </w:rPr>
              <w:t>RightColumnName2, CrossFilterType</w:t>
            </w:r>
            <w:r>
              <w:rPr>
                <w:rFonts w:ascii="Sanofi Sans" w:hAnsi="Sanofi Sans"/>
                <w:sz w:val="18"/>
                <w:szCs w:val="18"/>
              </w:rPr>
              <w:t>)</w:t>
            </w:r>
          </w:p>
        </w:tc>
      </w:tr>
    </w:tbl>
    <w:p w:rsidR="00AB3253" w:rsidP="006808EE" w:rsidRDefault="00AB3253" w14:paraId="6C717394" w14:textId="638EB592"/>
    <w:p w:rsidR="00AB3253" w:rsidRDefault="00C55257" w14:paraId="74D880D2" w14:textId="0E302080">
      <w:pPr>
        <w:spacing w:line="240" w:lineRule="auto"/>
        <w:rPr>
          <w:rFonts w:ascii="Sanofi Sans" w:hAnsi="Sanofi Sans"/>
          <w:b/>
          <w:bCs/>
        </w:rPr>
      </w:pPr>
      <w:r w:rsidRPr="00015EB2">
        <w:rPr>
          <w:rFonts w:ascii="Sanofi Sans" w:hAnsi="Sanofi Sans"/>
          <w:b/>
          <w:bCs/>
        </w:rPr>
        <w:t>U</w:t>
      </w:r>
      <w:r w:rsidR="00015EB2">
        <w:rPr>
          <w:rFonts w:ascii="Sanofi Sans" w:hAnsi="Sanofi Sans"/>
          <w:b/>
          <w:bCs/>
        </w:rPr>
        <w:t xml:space="preserve">sing the </w:t>
      </w:r>
      <w:r w:rsidRPr="00015EB2">
        <w:rPr>
          <w:rFonts w:ascii="Sanofi Sans" w:hAnsi="Sanofi Sans"/>
          <w:b/>
          <w:bCs/>
        </w:rPr>
        <w:t>CALCULATE</w:t>
      </w:r>
      <w:r w:rsidR="00015EB2">
        <w:rPr>
          <w:rFonts w:ascii="Sanofi Sans" w:hAnsi="Sanofi Sans"/>
          <w:b/>
          <w:bCs/>
        </w:rPr>
        <w:t xml:space="preserve"> </w:t>
      </w:r>
      <w:r w:rsidR="004B2725">
        <w:rPr>
          <w:rFonts w:ascii="Sanofi Sans" w:hAnsi="Sanofi Sans"/>
          <w:b/>
          <w:bCs/>
        </w:rPr>
        <w:t>function</w:t>
      </w:r>
    </w:p>
    <w:p w:rsidRPr="00015EB2" w:rsidR="00015EB2" w:rsidRDefault="00015EB2" w14:paraId="2F920E8E" w14:textId="77777777">
      <w:pPr>
        <w:spacing w:line="240" w:lineRule="auto"/>
        <w:rPr>
          <w:rFonts w:ascii="Sanofi Sans" w:hAnsi="Sanofi Sans"/>
          <w:b/>
          <w:bCs/>
        </w:rPr>
      </w:pPr>
    </w:p>
    <w:tbl>
      <w:tblPr>
        <w:tblW w:w="9625" w:type="dxa"/>
        <w:tblCellMar>
          <w:left w:w="0" w:type="dxa"/>
          <w:right w:w="0" w:type="dxa"/>
        </w:tblCellMar>
        <w:tblLook w:val="0420" w:firstRow="1" w:lastRow="0" w:firstColumn="0" w:lastColumn="0" w:noHBand="0" w:noVBand="1"/>
      </w:tblPr>
      <w:tblGrid>
        <w:gridCol w:w="1566"/>
        <w:gridCol w:w="8059"/>
      </w:tblGrid>
      <w:tr w:rsidRPr="006F1CFC" w:rsidR="003C79FD" w:rsidTr="329C1B6E" w14:paraId="51AEDEAA" w14:textId="77777777">
        <w:trPr>
          <w:trHeight w:val="478"/>
        </w:trPr>
        <w:tc>
          <w:tcPr>
            <w:tcW w:w="1566" w:type="dxa"/>
            <w:tcBorders>
              <w:top w:val="single" w:color="767171" w:sz="4" w:space="0"/>
              <w:left w:val="single" w:color="767171" w:sz="4" w:space="0"/>
              <w:bottom w:val="single" w:color="767171" w:sz="4" w:space="0"/>
              <w:right w:val="single" w:color="767171" w:sz="4" w:space="0"/>
            </w:tcBorders>
            <w:shd w:val="clear" w:color="auto" w:fill="F2F2F2" w:themeFill="background1" w:themeFillShade="F2"/>
            <w:tcMar>
              <w:top w:w="72" w:type="dxa"/>
              <w:left w:w="144" w:type="dxa"/>
              <w:bottom w:w="72" w:type="dxa"/>
              <w:right w:w="144" w:type="dxa"/>
            </w:tcMar>
            <w:vAlign w:val="center"/>
            <w:hideMark/>
          </w:tcPr>
          <w:p w:rsidRPr="00711F2D" w:rsidR="006A5F2D" w:rsidP="006776F7" w:rsidRDefault="006A5F2D" w14:paraId="26BC3248" w14:textId="627E8DB5">
            <w:pPr>
              <w:rPr>
                <w:rFonts w:ascii="Sanofi Sans" w:hAnsi="Sanofi Sans"/>
                <w:b/>
                <w:bCs/>
                <w:sz w:val="20"/>
                <w:szCs w:val="20"/>
              </w:rPr>
            </w:pPr>
            <w:r>
              <w:rPr>
                <w:rFonts w:ascii="Sanofi Sans" w:hAnsi="Sanofi Sans"/>
                <w:b/>
                <w:bCs/>
                <w:sz w:val="20"/>
                <w:szCs w:val="20"/>
              </w:rPr>
              <w:t>CALCULATE</w:t>
            </w:r>
            <w:r w:rsidRPr="0055638C">
              <w:rPr>
                <w:rFonts w:ascii="Sanofi Sans" w:hAnsi="Sanofi Sans"/>
                <w:b/>
                <w:bCs/>
                <w:sz w:val="20"/>
                <w:szCs w:val="20"/>
              </w:rPr>
              <w:t>()</w:t>
            </w:r>
          </w:p>
        </w:tc>
        <w:tc>
          <w:tcPr>
            <w:tcW w:w="8059" w:type="dxa"/>
            <w:tcBorders>
              <w:top w:val="single" w:color="767171" w:sz="4" w:space="0"/>
              <w:left w:val="single" w:color="767171" w:sz="4" w:space="0"/>
              <w:bottom w:val="single" w:color="767171" w:sz="4" w:space="0"/>
              <w:right w:val="single" w:color="767171" w:sz="4" w:space="0"/>
            </w:tcBorders>
            <w:shd w:val="clear" w:color="auto" w:fill="F2F2F2" w:themeFill="background1" w:themeFillShade="F2"/>
            <w:tcMar>
              <w:top w:w="72" w:type="dxa"/>
              <w:left w:w="144" w:type="dxa"/>
              <w:bottom w:w="72" w:type="dxa"/>
              <w:right w:w="144" w:type="dxa"/>
            </w:tcMar>
            <w:vAlign w:val="center"/>
            <w:hideMark/>
          </w:tcPr>
          <w:p w:rsidRPr="00711F2D" w:rsidR="00AE1971" w:rsidP="00222180" w:rsidRDefault="006A5F2D" w14:paraId="6E8A378D" w14:textId="2EA6E724">
            <w:pPr>
              <w:rPr>
                <w:rFonts w:ascii="Sanofi Sans" w:hAnsi="Sanofi Sans"/>
                <w:sz w:val="20"/>
                <w:szCs w:val="20"/>
              </w:rPr>
            </w:pPr>
            <w:r w:rsidRPr="006A5F2D">
              <w:rPr>
                <w:rFonts w:ascii="Sanofi Sans" w:hAnsi="Sanofi Sans"/>
                <w:sz w:val="20"/>
                <w:szCs w:val="20"/>
              </w:rPr>
              <w:t>CALCULATE is a powerful DAX function which is commonly used to modify filter context</w:t>
            </w:r>
            <w:r w:rsidR="00AE1971">
              <w:rPr>
                <w:rFonts w:ascii="Sanofi Sans" w:hAnsi="Sanofi Sans"/>
                <w:sz w:val="20"/>
                <w:szCs w:val="20"/>
              </w:rPr>
              <w:t>. (</w:t>
            </w:r>
            <w:r w:rsidR="006838AC">
              <w:rPr>
                <w:rFonts w:ascii="Sanofi Sans" w:hAnsi="Sanofi Sans"/>
                <w:sz w:val="20"/>
                <w:szCs w:val="20"/>
              </w:rPr>
              <w:t xml:space="preserve">Refer to context transition in </w:t>
            </w:r>
            <w:r w:rsidRPr="006A5F2D">
              <w:rPr>
                <w:rFonts w:ascii="Sanofi Sans" w:hAnsi="Sanofi Sans"/>
                <w:sz w:val="20"/>
                <w:szCs w:val="20"/>
              </w:rPr>
              <w:t>section</w:t>
            </w:r>
            <w:r w:rsidR="00222180">
              <w:rPr>
                <w:rFonts w:ascii="Sanofi Sans" w:hAnsi="Sanofi Sans"/>
                <w:sz w:val="20"/>
                <w:szCs w:val="20"/>
              </w:rPr>
              <w:t xml:space="preserve"> 7 of this document</w:t>
            </w:r>
            <w:r w:rsidR="00AE1971">
              <w:rPr>
                <w:rFonts w:ascii="Sanofi Sans" w:hAnsi="Sanofi Sans"/>
                <w:sz w:val="20"/>
                <w:szCs w:val="20"/>
              </w:rPr>
              <w:t>.</w:t>
            </w:r>
          </w:p>
          <w:p w:rsidRPr="00711F2D" w:rsidR="006A5F2D" w:rsidP="006A5F2D" w:rsidRDefault="006A5F2D" w14:paraId="182800AE" w14:textId="36A34136">
            <w:pPr>
              <w:rPr>
                <w:rFonts w:ascii="Sanofi Sans" w:hAnsi="Sanofi Sans"/>
                <w:sz w:val="20"/>
                <w:szCs w:val="20"/>
              </w:rPr>
            </w:pPr>
          </w:p>
        </w:tc>
      </w:tr>
      <w:tr w:rsidRPr="006F1CFC" w:rsidR="006A5F2D" w:rsidTr="329C1B6E" w14:paraId="7AB3A0DB" w14:textId="77777777">
        <w:trPr>
          <w:trHeight w:val="6490"/>
        </w:trPr>
        <w:tc>
          <w:tcPr>
            <w:tcW w:w="9625" w:type="dxa"/>
            <w:gridSpan w:val="2"/>
            <w:tcBorders>
              <w:top w:val="single" w:color="767171" w:sz="4" w:space="0"/>
              <w:left w:val="single" w:color="767171" w:sz="4" w:space="0"/>
              <w:bottom w:val="single" w:color="767171" w:sz="4" w:space="0"/>
              <w:right w:val="single" w:color="767171" w:sz="4" w:space="0"/>
            </w:tcBorders>
            <w:shd w:val="clear" w:color="auto" w:fill="F2F2F2" w:themeFill="background1" w:themeFillShade="F2"/>
            <w:tcMar>
              <w:top w:w="72" w:type="dxa"/>
              <w:left w:w="144" w:type="dxa"/>
              <w:bottom w:w="72" w:type="dxa"/>
              <w:right w:w="144" w:type="dxa"/>
            </w:tcMar>
            <w:vAlign w:val="center"/>
          </w:tcPr>
          <w:p w:rsidRPr="00CC6A44" w:rsidR="00CC6A44" w:rsidP="00CC6A44" w:rsidRDefault="00CC6A44" w14:paraId="6F223BA1" w14:textId="49894337">
            <w:pPr>
              <w:rPr>
                <w:rFonts w:ascii="Sanofi Sans" w:hAnsi="Sanofi Sans"/>
                <w:sz w:val="20"/>
                <w:szCs w:val="20"/>
              </w:rPr>
            </w:pPr>
            <w:r>
              <w:rPr>
                <w:rFonts w:ascii="Sanofi Sans" w:hAnsi="Sanofi Sans"/>
                <w:sz w:val="20"/>
                <w:szCs w:val="20"/>
              </w:rPr>
              <w:t>Common use cases:</w:t>
            </w:r>
          </w:p>
          <w:p w:rsidRPr="00CC6A44" w:rsidR="00CC6A44" w:rsidP="00CC6A44" w:rsidRDefault="00CC6A44" w14:paraId="02415F9D" w14:textId="76DFBA5F">
            <w:pPr>
              <w:rPr>
                <w:rFonts w:ascii="Sanofi Sans" w:hAnsi="Sanofi Sans"/>
                <w:sz w:val="20"/>
                <w:szCs w:val="20"/>
              </w:rPr>
            </w:pPr>
            <w:r w:rsidRPr="00CC6A44">
              <w:rPr>
                <w:rFonts w:ascii="Sanofi Sans" w:hAnsi="Sanofi Sans"/>
                <w:sz w:val="20"/>
                <w:szCs w:val="20"/>
              </w:rPr>
              <w:t>• Simplifying measures by adding new filter context that would normally use multiple nested functions</w:t>
            </w:r>
          </w:p>
          <w:p w:rsidRPr="00CC6A44" w:rsidR="00CC6A44" w:rsidP="00CC6A44" w:rsidRDefault="00CC6A44" w14:paraId="3FAFCF89" w14:textId="773D0BB6">
            <w:pPr>
              <w:rPr>
                <w:rFonts w:ascii="Sanofi Sans" w:hAnsi="Sanofi Sans"/>
                <w:sz w:val="20"/>
                <w:szCs w:val="20"/>
              </w:rPr>
            </w:pPr>
            <w:r w:rsidRPr="00CC6A44">
              <w:rPr>
                <w:rFonts w:ascii="Sanofi Sans" w:hAnsi="Sanofi Sans"/>
                <w:sz w:val="20"/>
                <w:szCs w:val="20"/>
              </w:rPr>
              <w:t>• Modifying filter context to override preexisting filters using modifiers like ALL, KEEPFILTERS or REMOVEFILTERS</w:t>
            </w:r>
          </w:p>
          <w:p w:rsidR="00AF5B3C" w:rsidP="00CC6A44" w:rsidRDefault="00CC6A44" w14:paraId="1C2581E0" w14:textId="1B0F10BA">
            <w:pPr>
              <w:rPr>
                <w:rFonts w:ascii="Sanofi Sans" w:hAnsi="Sanofi Sans"/>
                <w:sz w:val="20"/>
                <w:szCs w:val="20"/>
              </w:rPr>
            </w:pPr>
            <w:r w:rsidRPr="00CC6A44">
              <w:rPr>
                <w:rFonts w:ascii="Sanofi Sans" w:hAnsi="Sanofi Sans"/>
                <w:sz w:val="20"/>
                <w:szCs w:val="20"/>
              </w:rPr>
              <w:t>• Creating calculated inputs for measures like % of total, % of category, etc.</w:t>
            </w:r>
            <w:r w:rsidRPr="00CC6A44">
              <w:rPr>
                <w:rFonts w:ascii="Sanofi Sans" w:hAnsi="Sanofi Sans"/>
                <w:sz w:val="20"/>
                <w:szCs w:val="20"/>
              </w:rPr>
              <w:cr/>
            </w:r>
          </w:p>
          <w:p w:rsidR="002E77CC" w:rsidP="00CC6A44" w:rsidRDefault="002E77CC" w14:paraId="2C016825" w14:textId="7AEB980F">
            <w:pPr>
              <w:rPr>
                <w:rFonts w:ascii="Sanofi Sans" w:hAnsi="Sanofi Sans"/>
                <w:sz w:val="20"/>
                <w:szCs w:val="20"/>
              </w:rPr>
            </w:pPr>
            <w:r>
              <w:rPr>
                <w:noProof/>
              </w:rPr>
              <w:drawing>
                <wp:inline distT="0" distB="0" distL="0" distR="0" wp14:anchorId="3B35745B" wp14:editId="24DB5E01">
                  <wp:extent cx="4009269" cy="1485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59500" cy="1504517"/>
                          </a:xfrm>
                          <a:prstGeom prst="rect">
                            <a:avLst/>
                          </a:prstGeom>
                        </pic:spPr>
                      </pic:pic>
                    </a:graphicData>
                  </a:graphic>
                </wp:inline>
              </w:drawing>
            </w:r>
          </w:p>
          <w:p w:rsidR="006A5F2D" w:rsidP="00CC6A44" w:rsidRDefault="006A5F2D" w14:paraId="3CA0F63A" w14:textId="5A2EE0C1">
            <w:pPr>
              <w:rPr>
                <w:rFonts w:ascii="Sanofi Sans" w:hAnsi="Sanofi Sans"/>
                <w:sz w:val="20"/>
                <w:szCs w:val="20"/>
              </w:rPr>
            </w:pPr>
          </w:p>
          <w:p w:rsidRPr="002F5C4B" w:rsidR="00EC429E" w:rsidP="00EC429E" w:rsidRDefault="00EC429E" w14:paraId="53712D12" w14:textId="41E14BA8">
            <w:pPr>
              <w:rPr>
                <w:rFonts w:ascii="Sanofi Sans" w:hAnsi="Sanofi Sans"/>
                <w:sz w:val="20"/>
                <w:szCs w:val="20"/>
              </w:rPr>
            </w:pPr>
            <w:r w:rsidRPr="002F5C4B">
              <w:rPr>
                <w:rFonts w:ascii="Sanofi Sans" w:hAnsi="Sanofi Sans"/>
                <w:sz w:val="20"/>
                <w:szCs w:val="20"/>
              </w:rPr>
              <w:t>The function has only one mandatory argument: the expression that is to be evaluated. It will then take one to many optional filter arguments. These optional filter arguments are combined to form the overall filter, which is applied to the expression given as the first argument.</w:t>
            </w:r>
          </w:p>
          <w:p w:rsidRPr="002F5C4B" w:rsidR="008779DD" w:rsidP="008779DD" w:rsidRDefault="008779DD" w14:paraId="623DCC22" w14:textId="7A0E0DD0">
            <w:pPr>
              <w:rPr>
                <w:rFonts w:ascii="Sanofi Sans" w:hAnsi="Sanofi Sans"/>
                <w:sz w:val="20"/>
                <w:szCs w:val="20"/>
              </w:rPr>
            </w:pPr>
            <w:r w:rsidRPr="002F5C4B">
              <w:rPr>
                <w:rFonts w:ascii="Sanofi Sans" w:hAnsi="Sanofi Sans"/>
                <w:sz w:val="20"/>
                <w:szCs w:val="20"/>
              </w:rPr>
              <w:t>Some restrictions apply to Boolean expressions used as arguments:</w:t>
            </w:r>
          </w:p>
          <w:p w:rsidRPr="002F5C4B" w:rsidR="008779DD" w:rsidP="008779DD" w:rsidRDefault="008779DD" w14:paraId="77CD1010" w14:textId="717DD642">
            <w:pPr>
              <w:rPr>
                <w:rFonts w:ascii="Sanofi Sans" w:hAnsi="Sanofi Sans"/>
                <w:sz w:val="20"/>
                <w:szCs w:val="20"/>
              </w:rPr>
            </w:pPr>
            <w:r w:rsidRPr="002F5C4B">
              <w:rPr>
                <w:rFonts w:ascii="Sanofi Sans" w:hAnsi="Sanofi Sans"/>
                <w:sz w:val="20"/>
                <w:szCs w:val="20"/>
              </w:rPr>
              <w:t>-Expressions cannot reference a measure.</w:t>
            </w:r>
          </w:p>
          <w:p w:rsidRPr="002F5C4B" w:rsidR="008779DD" w:rsidP="008779DD" w:rsidRDefault="008779DD" w14:paraId="10EE1C3E" w14:textId="03919C6A">
            <w:pPr>
              <w:rPr>
                <w:rFonts w:ascii="Sanofi Sans" w:hAnsi="Sanofi Sans"/>
                <w:sz w:val="20"/>
                <w:szCs w:val="20"/>
              </w:rPr>
            </w:pPr>
            <w:r w:rsidRPr="002F5C4B">
              <w:rPr>
                <w:rFonts w:ascii="Sanofi Sans" w:hAnsi="Sanofi Sans"/>
                <w:sz w:val="20"/>
                <w:szCs w:val="20"/>
              </w:rPr>
              <w:t>-Expressions cannot use a nested CALCULATE function.</w:t>
            </w:r>
          </w:p>
          <w:p w:rsidRPr="002F5C4B" w:rsidR="00EC429E" w:rsidP="008779DD" w:rsidRDefault="008779DD" w14:paraId="63DDC910" w14:textId="4E0C7088">
            <w:pPr>
              <w:rPr>
                <w:rFonts w:ascii="Sanofi Sans" w:hAnsi="Sanofi Sans"/>
                <w:sz w:val="20"/>
                <w:szCs w:val="20"/>
              </w:rPr>
            </w:pPr>
            <w:r w:rsidRPr="002F5C4B">
              <w:rPr>
                <w:rFonts w:ascii="Sanofi Sans" w:hAnsi="Sanofi Sans"/>
                <w:sz w:val="20"/>
                <w:szCs w:val="20"/>
              </w:rPr>
              <w:t>-Expressions cannot use any function that scans a table or returns a table, including aggregation functions.</w:t>
            </w:r>
          </w:p>
          <w:p w:rsidRPr="002F5C4B" w:rsidR="000110EB" w:rsidP="00803051" w:rsidRDefault="000110EB" w14:paraId="1F552654" w14:textId="77777777">
            <w:pPr>
              <w:rPr>
                <w:rFonts w:ascii="Sanofi Sans" w:hAnsi="Sanofi Sans"/>
                <w:sz w:val="20"/>
                <w:szCs w:val="20"/>
              </w:rPr>
            </w:pPr>
          </w:p>
          <w:p w:rsidRPr="002F5C4B" w:rsidR="00803051" w:rsidP="00803051" w:rsidRDefault="00803051" w14:paraId="0F426245" w14:textId="43012E2C">
            <w:pPr>
              <w:rPr>
                <w:rFonts w:ascii="Sanofi Sans" w:hAnsi="Sanofi Sans"/>
                <w:sz w:val="20"/>
                <w:szCs w:val="20"/>
              </w:rPr>
            </w:pPr>
            <w:r w:rsidRPr="002F5C4B">
              <w:rPr>
                <w:rFonts w:ascii="Sanofi Sans" w:hAnsi="Sanofi Sans"/>
                <w:sz w:val="20"/>
                <w:szCs w:val="20"/>
              </w:rPr>
              <w:t>The power of the CALCULATE function comes from its ability to alter the existing filter context of the expression passed in the first argument, by the n number of filter conditions specified by the following arguments. This is done according to the following:</w:t>
            </w:r>
          </w:p>
          <w:p w:rsidRPr="002F5C4B" w:rsidR="00803051" w:rsidP="00803051" w:rsidRDefault="00803051" w14:paraId="79A0583A" w14:textId="53A83941">
            <w:pPr>
              <w:rPr>
                <w:rFonts w:ascii="Sanofi Sans" w:hAnsi="Sanofi Sans"/>
                <w:sz w:val="20"/>
                <w:szCs w:val="20"/>
              </w:rPr>
            </w:pPr>
            <w:r w:rsidRPr="002F5C4B">
              <w:rPr>
                <w:rFonts w:ascii="Sanofi Sans" w:hAnsi="Sanofi Sans"/>
                <w:sz w:val="20"/>
                <w:szCs w:val="20"/>
              </w:rPr>
              <w:t>-If the filter context specified by a filter condition already exists, it will override the existing filter context with the new one specified in the expression.</w:t>
            </w:r>
          </w:p>
          <w:p w:rsidRPr="002F5C4B" w:rsidR="008779DD" w:rsidP="00803051" w:rsidRDefault="00BE26FF" w14:paraId="3AA97AD0" w14:textId="2F1E0259">
            <w:pPr>
              <w:rPr>
                <w:rFonts w:ascii="Sanofi Sans" w:hAnsi="Sanofi Sans"/>
                <w:sz w:val="20"/>
                <w:szCs w:val="20"/>
              </w:rPr>
            </w:pPr>
            <w:r w:rsidRPr="002F5C4B">
              <w:rPr>
                <w:rFonts w:ascii="Sanofi Sans" w:hAnsi="Sanofi Sans"/>
                <w:sz w:val="20"/>
                <w:szCs w:val="20"/>
              </w:rPr>
              <w:t>-</w:t>
            </w:r>
            <w:r w:rsidRPr="002F5C4B" w:rsidR="00803051">
              <w:rPr>
                <w:rFonts w:ascii="Sanofi Sans" w:hAnsi="Sanofi Sans"/>
                <w:sz w:val="20"/>
                <w:szCs w:val="20"/>
              </w:rPr>
              <w:t>If the filter context does not exist at all, it will add a new one according to the filter conditions specified</w:t>
            </w:r>
          </w:p>
          <w:p w:rsidR="00803051" w:rsidP="008A4C1E" w:rsidRDefault="00803051" w14:paraId="77324D4C" w14:textId="77777777">
            <w:pPr>
              <w:autoSpaceDE w:val="0"/>
              <w:autoSpaceDN w:val="0"/>
              <w:adjustRightInd w:val="0"/>
              <w:spacing w:line="288" w:lineRule="auto"/>
              <w:rPr>
                <w:rFonts w:ascii="Sanofi Sans" w:hAnsi="Sanofi Sans" w:cs="Sanofi Sans"/>
                <w:b/>
                <w:bCs/>
                <w:color w:val="000000"/>
                <w:sz w:val="20"/>
                <w:szCs w:val="20"/>
              </w:rPr>
            </w:pPr>
          </w:p>
          <w:p w:rsidR="00275BF8" w:rsidP="008A4C1E" w:rsidRDefault="00634EB9" w14:paraId="0258D27A" w14:textId="28198C91">
            <w:pPr>
              <w:autoSpaceDE w:val="0"/>
              <w:autoSpaceDN w:val="0"/>
              <w:adjustRightInd w:val="0"/>
              <w:spacing w:line="288" w:lineRule="auto"/>
              <w:rPr>
                <w:rFonts w:ascii="Sanofi Sans" w:hAnsi="Sanofi Sans"/>
                <w:sz w:val="20"/>
                <w:szCs w:val="20"/>
              </w:rPr>
            </w:pPr>
            <w:r>
              <w:rPr>
                <w:rFonts w:ascii="Sanofi Sans" w:hAnsi="Sanofi Sans" w:cs="Sanofi Sans"/>
                <w:b/>
                <w:bCs/>
                <w:color w:val="000000"/>
                <w:sz w:val="20"/>
                <w:szCs w:val="20"/>
              </w:rPr>
              <w:t>Example:</w:t>
            </w:r>
          </w:p>
          <w:p w:rsidR="00AD2BD4" w:rsidP="00747BAD" w:rsidRDefault="00603D46" w14:paraId="21108FE6" w14:textId="3905E584">
            <w:pPr>
              <w:rPr>
                <w:rFonts w:ascii="Sanofi Sans" w:hAnsi="Sanofi Sans"/>
                <w:sz w:val="20"/>
                <w:szCs w:val="20"/>
              </w:rPr>
            </w:pPr>
            <w:r>
              <w:rPr>
                <w:rFonts w:ascii="Sanofi Sans" w:hAnsi="Sanofi Sans"/>
                <w:noProof/>
                <w:sz w:val="20"/>
                <w:szCs w:val="20"/>
              </w:rPr>
              <w:drawing>
                <wp:inline distT="0" distB="0" distL="0" distR="0" wp14:anchorId="56F2780F" wp14:editId="24ADC25B">
                  <wp:extent cx="2886202" cy="7473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31039" cy="758956"/>
                          </a:xfrm>
                          <a:prstGeom prst="rect">
                            <a:avLst/>
                          </a:prstGeom>
                          <a:noFill/>
                        </pic:spPr>
                      </pic:pic>
                    </a:graphicData>
                  </a:graphic>
                </wp:inline>
              </w:drawing>
            </w:r>
          </w:p>
          <w:p w:rsidR="00EA16B5" w:rsidP="00747BAD" w:rsidRDefault="00EA16B5" w14:paraId="3242C53B" w14:textId="77777777">
            <w:pPr>
              <w:rPr>
                <w:rFonts w:ascii="Sanofi Sans" w:hAnsi="Sanofi Sans"/>
                <w:sz w:val="20"/>
                <w:szCs w:val="20"/>
              </w:rPr>
            </w:pPr>
          </w:p>
          <w:p w:rsidR="001A06F8" w:rsidP="00747BAD" w:rsidRDefault="001A06F8" w14:paraId="59708FCC" w14:textId="2022B38A">
            <w:pPr>
              <w:rPr>
                <w:rFonts w:ascii="Sanofi Sans" w:hAnsi="Sanofi Sans"/>
                <w:sz w:val="20"/>
                <w:szCs w:val="20"/>
              </w:rPr>
            </w:pPr>
            <w:r>
              <w:rPr>
                <w:noProof/>
              </w:rPr>
              <w:drawing>
                <wp:inline distT="0" distB="0" distL="0" distR="0" wp14:anchorId="6E4E75B8" wp14:editId="6EEE4448">
                  <wp:extent cx="5758961" cy="1307986"/>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72611" cy="1311086"/>
                          </a:xfrm>
                          <a:prstGeom prst="rect">
                            <a:avLst/>
                          </a:prstGeom>
                        </pic:spPr>
                      </pic:pic>
                    </a:graphicData>
                  </a:graphic>
                </wp:inline>
              </w:drawing>
            </w:r>
          </w:p>
          <w:p w:rsidR="001A06F8" w:rsidP="00747BAD" w:rsidRDefault="001A06F8" w14:paraId="6F9E6404" w14:textId="0C2A9A8C">
            <w:pPr>
              <w:rPr>
                <w:rFonts w:ascii="Sanofi Sans" w:hAnsi="Sanofi Sans"/>
                <w:sz w:val="20"/>
                <w:szCs w:val="20"/>
              </w:rPr>
            </w:pPr>
          </w:p>
          <w:p w:rsidR="00EA16B5" w:rsidP="00747BAD" w:rsidRDefault="00EA16B5" w14:paraId="1669C518" w14:textId="6832F599">
            <w:pPr>
              <w:rPr>
                <w:rFonts w:ascii="Sanofi Sans" w:hAnsi="Sanofi Sans"/>
                <w:sz w:val="20"/>
                <w:szCs w:val="20"/>
              </w:rPr>
            </w:pPr>
          </w:p>
          <w:p w:rsidR="00EA16B5" w:rsidP="00EA16B5" w:rsidRDefault="00EA16B5" w14:paraId="4C436DB9" w14:textId="6288B03F">
            <w:pPr>
              <w:rPr>
                <w:rFonts w:ascii="Sanofi Sans" w:hAnsi="Sanofi Sans"/>
                <w:b/>
                <w:bCs/>
                <w:sz w:val="20"/>
                <w:szCs w:val="20"/>
              </w:rPr>
            </w:pPr>
            <w:r w:rsidRPr="00800A11">
              <w:rPr>
                <w:rFonts w:ascii="Sanofi Sans" w:hAnsi="Sanofi Sans"/>
                <w:b/>
                <w:bCs/>
                <w:sz w:val="20"/>
                <w:szCs w:val="20"/>
              </w:rPr>
              <w:t>CALCULATE creates new filter context</w:t>
            </w:r>
          </w:p>
          <w:p w:rsidR="00AB3253" w:rsidP="00EA16B5" w:rsidRDefault="00AB3253" w14:paraId="30DE4897" w14:textId="77777777">
            <w:pPr>
              <w:rPr>
                <w:rFonts w:ascii="Sanofi Sans" w:hAnsi="Sanofi Sans"/>
                <w:b/>
                <w:bCs/>
                <w:sz w:val="20"/>
                <w:szCs w:val="20"/>
              </w:rPr>
            </w:pPr>
          </w:p>
          <w:p w:rsidRPr="00E72477" w:rsidR="00EA16B5" w:rsidP="00EA16B5" w:rsidRDefault="00EA16B5" w14:paraId="51D53676" w14:textId="77777777">
            <w:pPr>
              <w:rPr>
                <w:rFonts w:ascii="Sanofi Sans" w:hAnsi="Sanofi Sans"/>
                <w:sz w:val="20"/>
                <w:szCs w:val="20"/>
              </w:rPr>
            </w:pPr>
            <w:r w:rsidRPr="00E72477">
              <w:rPr>
                <w:rFonts w:ascii="Sanofi Sans" w:hAnsi="Sanofi Sans"/>
                <w:sz w:val="20"/>
                <w:szCs w:val="20"/>
              </w:rPr>
              <w:t>Calculation steps</w:t>
            </w:r>
          </w:p>
          <w:p w:rsidR="00B805F2" w:rsidP="00747BAD" w:rsidRDefault="00903663" w14:paraId="4C5CC468" w14:textId="1B383938">
            <w:pPr>
              <w:rPr>
                <w:rFonts w:ascii="Sanofi Sans" w:hAnsi="Sanofi Sans"/>
                <w:sz w:val="20"/>
                <w:szCs w:val="20"/>
              </w:rPr>
            </w:pPr>
            <w:r>
              <w:rPr>
                <w:noProof/>
              </w:rPr>
              <w:drawing>
                <wp:inline distT="0" distB="0" distL="0" distR="0" wp14:anchorId="352E002C" wp14:editId="4C6C2CA7">
                  <wp:extent cx="4588081" cy="2751993"/>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60693" cy="2795547"/>
                          </a:xfrm>
                          <a:prstGeom prst="rect">
                            <a:avLst/>
                          </a:prstGeom>
                        </pic:spPr>
                      </pic:pic>
                    </a:graphicData>
                  </a:graphic>
                </wp:inline>
              </w:drawing>
            </w:r>
          </w:p>
          <w:p w:rsidR="0051014A" w:rsidP="00747BAD" w:rsidRDefault="0051014A" w14:paraId="56F7D8CF" w14:textId="77777777">
            <w:pPr>
              <w:rPr>
                <w:rFonts w:ascii="Sanofi Sans" w:hAnsi="Sanofi Sans"/>
                <w:sz w:val="20"/>
                <w:szCs w:val="20"/>
              </w:rPr>
            </w:pPr>
          </w:p>
          <w:p w:rsidRPr="002F5C4B" w:rsidR="00D73CB3" w:rsidP="00D73CB3" w:rsidRDefault="00D73CB3" w14:paraId="12B157E0" w14:textId="77777777">
            <w:pPr>
              <w:rPr>
                <w:rFonts w:ascii="Sanofi Sans" w:hAnsi="Sanofi Sans"/>
                <w:sz w:val="20"/>
                <w:szCs w:val="20"/>
              </w:rPr>
            </w:pPr>
            <w:r w:rsidRPr="002F5C4B">
              <w:rPr>
                <w:rFonts w:ascii="Sanofi Sans" w:hAnsi="Sanofi Sans"/>
                <w:sz w:val="20"/>
                <w:szCs w:val="20"/>
              </w:rPr>
              <w:t>CALCULATE evaluation follow these steps:</w:t>
            </w:r>
          </w:p>
          <w:p w:rsidRPr="002F5C4B" w:rsidR="00D73CB3" w:rsidP="00532830" w:rsidRDefault="00D73CB3" w14:paraId="3884DD4E" w14:textId="77777777">
            <w:pPr>
              <w:pStyle w:val="ListParagraph"/>
              <w:numPr>
                <w:ilvl w:val="0"/>
                <w:numId w:val="7"/>
              </w:numPr>
              <w:ind w:left="298" w:hanging="180"/>
              <w:rPr>
                <w:rFonts w:ascii="Sanofi Sans" w:hAnsi="Sanofi Sans"/>
                <w:sz w:val="20"/>
                <w:szCs w:val="20"/>
              </w:rPr>
            </w:pPr>
            <w:r w:rsidRPr="002F5C4B">
              <w:rPr>
                <w:rFonts w:ascii="Sanofi Sans" w:hAnsi="Sanofi Sans"/>
                <w:sz w:val="20"/>
                <w:szCs w:val="20"/>
              </w:rPr>
              <w:t>CALCULATE evaluates all the explicit filter arguments in the original evaluation context, each one independently from the others. This includes both the original row contexts (if any) and the original filter context. Once this evaluation is finished, CALCULATE starts building the new filter context.</w:t>
            </w:r>
          </w:p>
          <w:p w:rsidRPr="002F5C4B" w:rsidR="00D73CB3" w:rsidP="329C1B6E" w:rsidRDefault="00D73CB3" w14:paraId="5C2AC443" w14:textId="77777777">
            <w:pPr>
              <w:pStyle w:val="ListParagraph"/>
              <w:numPr>
                <w:ilvl w:val="0"/>
                <w:numId w:val="7"/>
              </w:numPr>
              <w:ind w:left="298" w:hanging="180"/>
              <w:rPr>
                <w:rFonts w:ascii="Sanofi Sans" w:hAnsi="Sanofi Sans"/>
                <w:sz w:val="20"/>
                <w:szCs w:val="20"/>
                <w:lang w:val="en-US"/>
              </w:rPr>
            </w:pPr>
            <w:r w:rsidRPr="329C1B6E" w:rsidR="2AC7DC19">
              <w:rPr>
                <w:rFonts w:ascii="Sanofi Sans" w:hAnsi="Sanofi Sans"/>
                <w:sz w:val="20"/>
                <w:szCs w:val="20"/>
                <w:lang w:val="en-US"/>
              </w:rPr>
              <w:t xml:space="preserve">CALCULATE makes a copy of the original filter context to prepare the new filter context. It discards the original row contexts, because the new evaluation context will not </w:t>
            </w:r>
            <w:r w:rsidRPr="329C1B6E" w:rsidR="2AC7DC19">
              <w:rPr>
                <w:rFonts w:ascii="Sanofi Sans" w:hAnsi="Sanofi Sans"/>
                <w:sz w:val="20"/>
                <w:szCs w:val="20"/>
                <w:lang w:val="en-US"/>
              </w:rPr>
              <w:t>contain</w:t>
            </w:r>
            <w:r w:rsidRPr="329C1B6E" w:rsidR="2AC7DC19">
              <w:rPr>
                <w:rFonts w:ascii="Sanofi Sans" w:hAnsi="Sanofi Sans"/>
                <w:sz w:val="20"/>
                <w:szCs w:val="20"/>
                <w:lang w:val="en-US"/>
              </w:rPr>
              <w:t xml:space="preserve"> any row context.</w:t>
            </w:r>
          </w:p>
          <w:p w:rsidRPr="002F5C4B" w:rsidR="00D73CB3" w:rsidP="329C1B6E" w:rsidRDefault="00D73CB3" w14:paraId="6FB830C1" w14:textId="77777777">
            <w:pPr>
              <w:pStyle w:val="ListParagraph"/>
              <w:numPr>
                <w:ilvl w:val="0"/>
                <w:numId w:val="7"/>
              </w:numPr>
              <w:ind w:left="298" w:hanging="180"/>
              <w:rPr>
                <w:rFonts w:ascii="Sanofi Sans" w:hAnsi="Sanofi Sans"/>
                <w:sz w:val="20"/>
                <w:szCs w:val="20"/>
                <w:lang w:val="en-US"/>
              </w:rPr>
            </w:pPr>
            <w:r w:rsidRPr="329C1B6E" w:rsidR="2AC7DC19">
              <w:rPr>
                <w:rFonts w:ascii="Sanofi Sans" w:hAnsi="Sanofi Sans"/>
                <w:sz w:val="20"/>
                <w:szCs w:val="20"/>
                <w:lang w:val="en-US"/>
              </w:rPr>
              <w:t xml:space="preserve">CALCULATE performs the context transition. It uses the current value of columns in the original row contexts to provide a filter with a unique value for all the columns currently being iterated in the original row contexts. This filter may or may not </w:t>
            </w:r>
            <w:r w:rsidRPr="329C1B6E" w:rsidR="2AC7DC19">
              <w:rPr>
                <w:rFonts w:ascii="Sanofi Sans" w:hAnsi="Sanofi Sans"/>
                <w:sz w:val="20"/>
                <w:szCs w:val="20"/>
                <w:lang w:val="en-US"/>
              </w:rPr>
              <w:t>contain</w:t>
            </w:r>
            <w:r w:rsidRPr="329C1B6E" w:rsidR="2AC7DC19">
              <w:rPr>
                <w:rFonts w:ascii="Sanofi Sans" w:hAnsi="Sanofi Sans"/>
                <w:sz w:val="20"/>
                <w:szCs w:val="20"/>
                <w:lang w:val="en-US"/>
              </w:rPr>
              <w:t xml:space="preserve"> one individual row. There is no guarantee that the new filter context </w:t>
            </w:r>
            <w:r w:rsidRPr="329C1B6E" w:rsidR="2AC7DC19">
              <w:rPr>
                <w:rFonts w:ascii="Sanofi Sans" w:hAnsi="Sanofi Sans"/>
                <w:sz w:val="20"/>
                <w:szCs w:val="20"/>
                <w:lang w:val="en-US"/>
              </w:rPr>
              <w:t>contains</w:t>
            </w:r>
            <w:r w:rsidRPr="329C1B6E" w:rsidR="2AC7DC19">
              <w:rPr>
                <w:rFonts w:ascii="Sanofi Sans" w:hAnsi="Sanofi Sans"/>
                <w:sz w:val="20"/>
                <w:szCs w:val="20"/>
                <w:lang w:val="en-US"/>
              </w:rPr>
              <w:t xml:space="preserve"> a single row at this point. If there are no row contexts active, this step is skipped. Once all implicit filters created by the context transition are applied to the new filter context, CALCULATE moves on to the next step.</w:t>
            </w:r>
          </w:p>
          <w:p w:rsidRPr="002F5C4B" w:rsidR="00D73CB3" w:rsidP="329C1B6E" w:rsidRDefault="00D73CB3" w14:paraId="083343F8" w14:textId="77777777">
            <w:pPr>
              <w:pStyle w:val="ListParagraph"/>
              <w:numPr>
                <w:ilvl w:val="0"/>
                <w:numId w:val="7"/>
              </w:numPr>
              <w:ind w:left="298" w:hanging="180"/>
              <w:rPr>
                <w:rFonts w:ascii="Sanofi Sans" w:hAnsi="Sanofi Sans"/>
                <w:sz w:val="20"/>
                <w:szCs w:val="20"/>
                <w:lang w:val="en-US"/>
              </w:rPr>
            </w:pPr>
            <w:r w:rsidRPr="329C1B6E" w:rsidR="2AC7DC19">
              <w:rPr>
                <w:rFonts w:ascii="Sanofi Sans" w:hAnsi="Sanofi Sans"/>
                <w:sz w:val="20"/>
                <w:szCs w:val="20"/>
                <w:lang w:val="en-US"/>
              </w:rPr>
              <w:t xml:space="preserve">CALCULATE evaluates the CALCULATE modifiers used in filter arguments: USERELATIONSHIP, CROSSFILTER, ALL, ALLEXCEPT, ALLSELECTED, and ALLNOBLANKROW. This step happens after step 3. This is </w:t>
            </w:r>
            <w:r w:rsidRPr="329C1B6E" w:rsidR="2AC7DC19">
              <w:rPr>
                <w:rFonts w:ascii="Sanofi Sans" w:hAnsi="Sanofi Sans"/>
                <w:sz w:val="20"/>
                <w:szCs w:val="20"/>
                <w:lang w:val="en-US"/>
              </w:rPr>
              <w:t>very important</w:t>
            </w:r>
            <w:r w:rsidRPr="329C1B6E" w:rsidR="2AC7DC19">
              <w:rPr>
                <w:rFonts w:ascii="Sanofi Sans" w:hAnsi="Sanofi Sans"/>
                <w:sz w:val="20"/>
                <w:szCs w:val="20"/>
                <w:lang w:val="en-US"/>
              </w:rPr>
              <w:t>, because it means that one can remove the effects of the context transition by using ALL as a filter argument. The CALCULATE modifiers are applied after the context transition, so they can alter the effects of the context transition.</w:t>
            </w:r>
          </w:p>
          <w:p w:rsidRPr="002F5C4B" w:rsidR="00D73CB3" w:rsidP="329C1B6E" w:rsidRDefault="00D73CB3" w14:paraId="31C32B48" w14:textId="77777777">
            <w:pPr>
              <w:pStyle w:val="ListParagraph"/>
              <w:numPr>
                <w:ilvl w:val="0"/>
                <w:numId w:val="7"/>
              </w:numPr>
              <w:ind w:left="298" w:hanging="180"/>
              <w:rPr>
                <w:rFonts w:ascii="Sanofi Sans" w:hAnsi="Sanofi Sans"/>
                <w:sz w:val="20"/>
                <w:szCs w:val="20"/>
                <w:lang w:val="en-US"/>
              </w:rPr>
            </w:pPr>
            <w:r w:rsidRPr="329C1B6E" w:rsidR="2AC7DC19">
              <w:rPr>
                <w:rFonts w:ascii="Sanofi Sans" w:hAnsi="Sanofi Sans"/>
                <w:sz w:val="20"/>
                <w:szCs w:val="20"/>
                <w:lang w:val="en-US"/>
              </w:rPr>
              <w:t xml:space="preserve">CALCULATE applies the explicit filter arguments evaluated at 1. to the new filter context generated after step 4. These filter arguments are applied to the new filter context once the context transition has happened so they can overwrite it, after filter removal — their filter is not removed by any ALL* modifier — and after the relationship architecture has been updated. However, the evaluation of filter arguments happens in the original filter context, and it is not affected by any other modifier or filter within the same CALCULATE function. If a filter argument is </w:t>
            </w:r>
            <w:r w:rsidRPr="329C1B6E" w:rsidR="2AC7DC19">
              <w:rPr>
                <w:rFonts w:ascii="Sanofi Sans" w:hAnsi="Sanofi Sans"/>
                <w:sz w:val="20"/>
                <w:szCs w:val="20"/>
                <w:lang w:val="en-US"/>
              </w:rPr>
              <w:t>modified</w:t>
            </w:r>
            <w:r w:rsidRPr="329C1B6E" w:rsidR="2AC7DC19">
              <w:rPr>
                <w:rFonts w:ascii="Sanofi Sans" w:hAnsi="Sanofi Sans"/>
                <w:sz w:val="20"/>
                <w:szCs w:val="20"/>
                <w:lang w:val="en-US"/>
              </w:rPr>
              <w:t xml:space="preserve"> by KEEPFILTERS, the filter is added to the filter context without overwriting existing filters over the same column(s).</w:t>
            </w:r>
          </w:p>
          <w:p w:rsidR="00D73CB3" w:rsidP="00747BAD" w:rsidRDefault="00D73CB3" w14:paraId="2B8B1BAC" w14:textId="77777777">
            <w:pPr>
              <w:rPr>
                <w:rFonts w:ascii="Sanofi Sans" w:hAnsi="Sanofi Sans"/>
                <w:sz w:val="20"/>
                <w:szCs w:val="20"/>
              </w:rPr>
            </w:pPr>
          </w:p>
          <w:p w:rsidR="00275BF8" w:rsidP="00275BF8" w:rsidRDefault="00275BF8" w14:paraId="40592022" w14:textId="77777777">
            <w:pPr>
              <w:rPr>
                <w:rFonts w:ascii="Segoe MDL2 Assets" w:hAnsi="Segoe MDL2 Assets"/>
                <w:b/>
                <w:bCs/>
                <w:color w:val="7A00E6"/>
                <w:sz w:val="28"/>
                <w:szCs w:val="28"/>
              </w:rPr>
            </w:pPr>
            <w:r w:rsidRPr="00C551BC">
              <w:rPr>
                <w:rFonts w:ascii="Segoe MDL2 Assets" w:hAnsi="Segoe MDL2 Assets"/>
                <w:b/>
                <w:bCs/>
                <w:color w:val="7A00E6"/>
                <w:sz w:val="28"/>
                <w:szCs w:val="28"/>
              </w:rPr>
              <w:t></w:t>
            </w:r>
            <w:r>
              <w:rPr>
                <w:rFonts w:ascii="Segoe MDL2 Assets" w:hAnsi="Segoe MDL2 Assets"/>
                <w:b/>
                <w:bCs/>
                <w:color w:val="7A00E6"/>
                <w:sz w:val="28"/>
                <w:szCs w:val="28"/>
              </w:rPr>
              <w:t xml:space="preserve"> </w:t>
            </w:r>
          </w:p>
          <w:p w:rsidR="009E3E9A" w:rsidP="00275BF8" w:rsidRDefault="00275BF8" w14:paraId="62AEF938" w14:textId="1E12EB8B">
            <w:pPr>
              <w:rPr>
                <w:rFonts w:ascii="Sanofi Sans" w:hAnsi="Sanofi Sans"/>
                <w:sz w:val="20"/>
                <w:szCs w:val="20"/>
              </w:rPr>
            </w:pPr>
            <w:r w:rsidRPr="00C274C5">
              <w:rPr>
                <w:rFonts w:ascii="Sanofi Sans" w:hAnsi="Sanofi Sans"/>
                <w:sz w:val="20"/>
                <w:szCs w:val="20"/>
              </w:rPr>
              <w:t>-Filter expressions in CALCULATE require simple, fixed values; you cannot create filters based on other measures)</w:t>
            </w:r>
            <w:r w:rsidRPr="00C274C5">
              <w:rPr>
                <w:rFonts w:ascii="Sanofi Sans" w:hAnsi="Sanofi Sans"/>
                <w:sz w:val="20"/>
                <w:szCs w:val="20"/>
              </w:rPr>
              <w:cr/>
            </w:r>
            <w:r w:rsidR="00455D28">
              <w:rPr>
                <w:rFonts w:ascii="Sanofi Sans" w:hAnsi="Sanofi Sans"/>
                <w:sz w:val="20"/>
                <w:szCs w:val="20"/>
              </w:rPr>
              <w:t>-Filters accepted by CALCULATE can be of two types:</w:t>
            </w:r>
          </w:p>
          <w:p w:rsidRPr="00B22531" w:rsidR="00455D28" w:rsidP="00532830" w:rsidRDefault="00455D28" w14:paraId="56E2FAFA" w14:textId="545404D0">
            <w:pPr>
              <w:pStyle w:val="ListParagraph"/>
              <w:numPr>
                <w:ilvl w:val="0"/>
                <w:numId w:val="8"/>
              </w:numPr>
              <w:ind w:left="388" w:hanging="180"/>
              <w:rPr>
                <w:rFonts w:ascii="Sanofi Sans" w:hAnsi="Sanofi Sans"/>
                <w:sz w:val="20"/>
                <w:szCs w:val="20"/>
              </w:rPr>
            </w:pPr>
            <w:r w:rsidRPr="00B22531">
              <w:rPr>
                <w:rFonts w:ascii="Sanofi Sans" w:hAnsi="Sanofi Sans"/>
                <w:sz w:val="20"/>
                <w:szCs w:val="20"/>
              </w:rPr>
              <w:t>List of values, in the form of a table expression</w:t>
            </w:r>
            <w:r w:rsidRPr="00B22531" w:rsidR="008038E9">
              <w:rPr>
                <w:rFonts w:ascii="Sanofi Sans" w:hAnsi="Sanofi Sans"/>
                <w:sz w:val="20"/>
                <w:szCs w:val="20"/>
              </w:rPr>
              <w:t xml:space="preserve">. In that case, provide the exact list of values you want to see in the new filter context. The filter can be </w:t>
            </w:r>
            <w:r w:rsidRPr="00B22531" w:rsidR="00AD6AE8">
              <w:rPr>
                <w:rFonts w:ascii="Sanofi Sans" w:hAnsi="Sanofi Sans"/>
                <w:sz w:val="20"/>
                <w:szCs w:val="20"/>
              </w:rPr>
              <w:t>a table with a single column or with many columns, as is the case of a filter on a whole table</w:t>
            </w:r>
          </w:p>
          <w:p w:rsidRPr="00B22531" w:rsidR="00AD6AE8" w:rsidP="329C1B6E" w:rsidRDefault="00BF680D" w14:paraId="36498338" w14:textId="095F8C04">
            <w:pPr>
              <w:pStyle w:val="ListParagraph"/>
              <w:numPr>
                <w:ilvl w:val="0"/>
                <w:numId w:val="8"/>
              </w:numPr>
              <w:ind w:left="388" w:hanging="180"/>
              <w:rPr>
                <w:rFonts w:ascii="Sanofi Sans" w:hAnsi="Sanofi Sans"/>
                <w:sz w:val="20"/>
                <w:szCs w:val="20"/>
                <w:lang w:val="en-US"/>
              </w:rPr>
            </w:pPr>
            <w:r w:rsidRPr="329C1B6E" w:rsidR="7C44102C">
              <w:rPr>
                <w:rFonts w:ascii="Sanofi Sans" w:hAnsi="Sanofi Sans"/>
                <w:sz w:val="20"/>
                <w:szCs w:val="20"/>
                <w:lang w:val="en-US"/>
              </w:rPr>
              <w:t xml:space="preserve">Boolean conditions, such as </w:t>
            </w:r>
            <w:r w:rsidRPr="329C1B6E" w:rsidR="7C44102C">
              <w:rPr>
                <w:rFonts w:ascii="Sanofi Sans" w:hAnsi="Sanofi Sans"/>
                <w:sz w:val="20"/>
                <w:szCs w:val="20"/>
                <w:lang w:val="en-US"/>
              </w:rPr>
              <w:t>Product[</w:t>
            </w:r>
            <w:r w:rsidRPr="329C1B6E" w:rsidR="7C44102C">
              <w:rPr>
                <w:rFonts w:ascii="Sanofi Sans" w:hAnsi="Sanofi Sans"/>
                <w:sz w:val="20"/>
                <w:szCs w:val="20"/>
                <w:lang w:val="en-US"/>
              </w:rPr>
              <w:t>Product]</w:t>
            </w:r>
            <w:r w:rsidRPr="329C1B6E" w:rsidR="7C44102C">
              <w:rPr>
                <w:rFonts w:ascii="Sanofi Sans" w:hAnsi="Sanofi Sans"/>
                <w:sz w:val="20"/>
                <w:szCs w:val="20"/>
                <w:lang w:val="en-US"/>
              </w:rPr>
              <w:t>=”Product</w:t>
            </w:r>
            <w:r w:rsidRPr="329C1B6E" w:rsidR="7C44102C">
              <w:rPr>
                <w:rFonts w:ascii="Sanofi Sans" w:hAnsi="Sanofi Sans"/>
                <w:sz w:val="20"/>
                <w:szCs w:val="20"/>
                <w:lang w:val="en-US"/>
              </w:rPr>
              <w:t xml:space="preserve"> 1”</w:t>
            </w:r>
            <w:r w:rsidRPr="329C1B6E" w:rsidR="162CD5C1">
              <w:rPr>
                <w:rFonts w:ascii="Sanofi Sans" w:hAnsi="Sanofi Sans"/>
                <w:sz w:val="20"/>
                <w:szCs w:val="20"/>
                <w:lang w:val="en-US"/>
              </w:rPr>
              <w:t xml:space="preserve">. </w:t>
            </w:r>
            <w:r w:rsidRPr="329C1B6E" w:rsidR="111EEBA5">
              <w:rPr>
                <w:rFonts w:ascii="Sanofi Sans" w:hAnsi="Sanofi Sans"/>
                <w:sz w:val="20"/>
                <w:szCs w:val="20"/>
                <w:lang w:val="en-US"/>
              </w:rPr>
              <w:t>These filters</w:t>
            </w:r>
            <w:r w:rsidRPr="329C1B6E" w:rsidR="162CD5C1">
              <w:rPr>
                <w:rFonts w:ascii="Sanofi Sans" w:hAnsi="Sanofi Sans"/>
                <w:sz w:val="20"/>
                <w:szCs w:val="20"/>
                <w:lang w:val="en-US"/>
              </w:rPr>
              <w:t xml:space="preserve"> need to work on a single column because the result has to be </w:t>
            </w:r>
            <w:r w:rsidRPr="329C1B6E" w:rsidR="5742E93F">
              <w:rPr>
                <w:rFonts w:ascii="Sanofi Sans" w:hAnsi="Sanofi Sans"/>
                <w:sz w:val="20"/>
                <w:szCs w:val="20"/>
                <w:lang w:val="en-US"/>
              </w:rPr>
              <w:t>a list of values of a single column.</w:t>
            </w:r>
          </w:p>
          <w:p w:rsidRPr="00C274C5" w:rsidR="00275BF8" w:rsidP="00275BF8" w:rsidRDefault="00275BF8" w14:paraId="36329E68" w14:textId="4ED529BC">
            <w:pPr>
              <w:rPr>
                <w:rFonts w:ascii="Sanofi Sans" w:hAnsi="Sanofi Sans"/>
                <w:sz w:val="20"/>
                <w:szCs w:val="20"/>
              </w:rPr>
            </w:pPr>
            <w:r w:rsidRPr="00C274C5">
              <w:rPr>
                <w:rFonts w:ascii="Sanofi Sans" w:hAnsi="Sanofi Sans"/>
                <w:sz w:val="20"/>
                <w:szCs w:val="20"/>
              </w:rPr>
              <w:t>-Every filter argument can be either a filter removal (such as ALL, ALLEXCEPT, ALLNOBLANKROW), a filter restore (ALLSELECTED), or a table expression returning a list of values for one or more columns or for an entire expanded table.</w:t>
            </w:r>
          </w:p>
          <w:p w:rsidRPr="00C274C5" w:rsidR="00275BF8" w:rsidP="00275BF8" w:rsidRDefault="00275BF8" w14:paraId="4EF3CCC7" w14:textId="77777777">
            <w:pPr>
              <w:rPr>
                <w:rFonts w:ascii="Sanofi Sans" w:hAnsi="Sanofi Sans"/>
                <w:sz w:val="18"/>
                <w:szCs w:val="18"/>
              </w:rPr>
            </w:pPr>
            <w:r w:rsidRPr="00C274C5">
              <w:rPr>
                <w:rFonts w:ascii="Sanofi Sans" w:hAnsi="Sanofi Sans"/>
                <w:sz w:val="20"/>
                <w:szCs w:val="20"/>
              </w:rPr>
              <w:t>-When a filter argument has the form of a predicate with a single column reference, the expression is embedded into a FILTER expression that filters all the values of the referenced column. For example, the predicate shown in the first expression is internally converted in the second expression.</w:t>
            </w:r>
          </w:p>
          <w:p w:rsidRPr="00C274C5" w:rsidR="00275BF8" w:rsidP="00275BF8" w:rsidRDefault="00A61306" w14:paraId="7A03D5B1" w14:textId="767A0460">
            <w:pPr>
              <w:rPr>
                <w:rFonts w:ascii="Sanofi Sans" w:hAnsi="Sanofi Sans"/>
                <w:sz w:val="20"/>
                <w:szCs w:val="20"/>
              </w:rPr>
            </w:pPr>
            <w:r w:rsidRPr="00C274C5">
              <w:rPr>
                <w:rFonts w:ascii="Sanofi Sans" w:hAnsi="Sanofi Sans"/>
                <w:sz w:val="20"/>
                <w:szCs w:val="20"/>
              </w:rPr>
              <w:t>-When you write a CALCULATE statement, all the filter arguments are table expressions, such as a list of values for one or more columns, or for an entire table.</w:t>
            </w:r>
          </w:p>
          <w:p w:rsidRPr="00C274C5" w:rsidR="007A05E6" w:rsidP="007A05E6" w:rsidRDefault="007A05E6" w14:paraId="172A1AF1" w14:textId="0D89D6E6">
            <w:pPr>
              <w:rPr>
                <w:rFonts w:ascii="Sanofi Sans" w:hAnsi="Sanofi Sans"/>
                <w:sz w:val="20"/>
                <w:szCs w:val="20"/>
              </w:rPr>
            </w:pPr>
            <w:r w:rsidRPr="00C274C5">
              <w:rPr>
                <w:rFonts w:ascii="Sanofi Sans" w:hAnsi="Sanofi Sans"/>
                <w:sz w:val="20"/>
                <w:szCs w:val="20"/>
              </w:rPr>
              <w:t>-You can also use the RELATED function to check for conditions in tables related to the table specified as the table parameter of the FILTER function.</w:t>
            </w:r>
          </w:p>
          <w:p w:rsidR="00A61306" w:rsidP="0045618F" w:rsidRDefault="007A05E6" w14:paraId="13FE7BC0" w14:textId="7C94BE76">
            <w:pPr>
              <w:rPr>
                <w:rFonts w:ascii="Sanofi Sans" w:hAnsi="Sanofi Sans"/>
                <w:sz w:val="20"/>
                <w:szCs w:val="20"/>
              </w:rPr>
            </w:pPr>
            <w:r w:rsidRPr="00C274C5">
              <w:rPr>
                <w:rFonts w:ascii="Sanofi Sans" w:hAnsi="Sanofi Sans"/>
                <w:sz w:val="20"/>
                <w:szCs w:val="20"/>
              </w:rPr>
              <w:t>-You should also remember that any explicit filters you create using the FILTER function are on top of any implicit filters that may be coming from external sources such as slicers.</w:t>
            </w:r>
            <w:r w:rsidRPr="00C274C5">
              <w:rPr>
                <w:rFonts w:ascii="Sanofi Sans" w:hAnsi="Sanofi Sans"/>
                <w:sz w:val="20"/>
                <w:szCs w:val="20"/>
              </w:rPr>
              <w:cr/>
            </w:r>
          </w:p>
          <w:p w:rsidR="00C274C5" w:rsidP="0045618F" w:rsidRDefault="00620E88" w14:paraId="7630754E" w14:textId="17E0813C">
            <w:pPr>
              <w:rPr>
                <w:rFonts w:ascii="Sanofi Sans" w:hAnsi="Sanofi Sans"/>
                <w:sz w:val="18"/>
                <w:szCs w:val="18"/>
              </w:rPr>
            </w:pPr>
            <w:r>
              <w:rPr>
                <w:rFonts w:ascii="Sanofi Sans" w:hAnsi="Sanofi Sans"/>
                <w:b/>
                <w:bCs/>
                <w:sz w:val="20"/>
                <w:szCs w:val="20"/>
              </w:rPr>
              <w:t>Common m</w:t>
            </w:r>
            <w:r w:rsidR="00C274C5">
              <w:rPr>
                <w:rFonts w:ascii="Sanofi Sans" w:hAnsi="Sanofi Sans"/>
                <w:b/>
                <w:bCs/>
                <w:sz w:val="20"/>
                <w:szCs w:val="20"/>
              </w:rPr>
              <w:t>odifiers used with CALCULATE to change the filter context</w:t>
            </w:r>
          </w:p>
          <w:p w:rsidR="00E563B1" w:rsidP="00747BAD" w:rsidRDefault="00E563B1" w14:paraId="11B2D5AB" w14:textId="77777777">
            <w:pPr>
              <w:rPr>
                <w:rFonts w:ascii="Sanofi Sans" w:hAnsi="Sanofi Sans"/>
                <w:sz w:val="20"/>
                <w:szCs w:val="20"/>
              </w:rPr>
            </w:pPr>
          </w:p>
          <w:tbl>
            <w:tblPr>
              <w:tblStyle w:val="TableGrid"/>
              <w:tblW w:w="0" w:type="auto"/>
              <w:tblLook w:val="04A0" w:firstRow="1" w:lastRow="0" w:firstColumn="1" w:lastColumn="0" w:noHBand="0" w:noVBand="1"/>
            </w:tblPr>
            <w:tblGrid>
              <w:gridCol w:w="1282"/>
              <w:gridCol w:w="8045"/>
            </w:tblGrid>
            <w:tr w:rsidR="00673A15" w:rsidTr="006776F7" w14:paraId="0ABB3F17" w14:textId="77777777">
              <w:tc>
                <w:tcPr>
                  <w:tcW w:w="1282" w:type="dxa"/>
                </w:tcPr>
                <w:p w:rsidRPr="00643F50" w:rsidR="00673A15" w:rsidP="00673A15" w:rsidRDefault="00935931" w14:paraId="65256FAA" w14:textId="3C562F05">
                  <w:pPr>
                    <w:rPr>
                      <w:rFonts w:ascii="Sanofi Sans" w:hAnsi="Sanofi Sans"/>
                      <w:b/>
                      <w:bCs/>
                      <w:sz w:val="20"/>
                      <w:szCs w:val="20"/>
                    </w:rPr>
                  </w:pPr>
                  <w:r w:rsidRPr="00643F50">
                    <w:rPr>
                      <w:rFonts w:ascii="Sanofi Sans" w:hAnsi="Sanofi Sans"/>
                      <w:b/>
                      <w:bCs/>
                      <w:sz w:val="20"/>
                      <w:szCs w:val="20"/>
                    </w:rPr>
                    <w:t>FILTER</w:t>
                  </w:r>
                  <w:r w:rsidRPr="00643F50" w:rsidR="00673A15">
                    <w:rPr>
                      <w:rFonts w:ascii="Sanofi Sans" w:hAnsi="Sanofi Sans"/>
                      <w:b/>
                      <w:bCs/>
                      <w:sz w:val="20"/>
                      <w:szCs w:val="20"/>
                    </w:rPr>
                    <w:t>()</w:t>
                  </w:r>
                </w:p>
              </w:tc>
              <w:tc>
                <w:tcPr>
                  <w:tcW w:w="8045" w:type="dxa"/>
                </w:tcPr>
                <w:p w:rsidR="00673A15" w:rsidP="00673A15" w:rsidRDefault="00935931" w14:paraId="6C4F62B4" w14:textId="77777777">
                  <w:pPr>
                    <w:rPr>
                      <w:rFonts w:ascii="Sanofi Sans" w:hAnsi="Sanofi Sans"/>
                      <w:sz w:val="20"/>
                      <w:szCs w:val="20"/>
                    </w:rPr>
                  </w:pPr>
                  <w:r w:rsidRPr="00935931">
                    <w:rPr>
                      <w:rFonts w:ascii="Sanofi Sans" w:hAnsi="Sanofi Sans"/>
                      <w:sz w:val="20"/>
                      <w:szCs w:val="20"/>
                    </w:rPr>
                    <w:t>Returns a table that represents a subset of another table or expression</w:t>
                  </w:r>
                </w:p>
                <w:p w:rsidR="00643F50" w:rsidP="00673A15" w:rsidRDefault="00643F50" w14:paraId="6839C158" w14:textId="0C351ABC">
                  <w:pPr>
                    <w:rPr>
                      <w:rFonts w:ascii="Sanofi Sans" w:hAnsi="Sanofi Sans"/>
                      <w:sz w:val="20"/>
                      <w:szCs w:val="20"/>
                    </w:rPr>
                  </w:pPr>
                </w:p>
              </w:tc>
            </w:tr>
            <w:tr w:rsidR="00673A15" w:rsidTr="006776F7" w14:paraId="0A2158E2" w14:textId="77777777">
              <w:tc>
                <w:tcPr>
                  <w:tcW w:w="9327" w:type="dxa"/>
                  <w:gridSpan w:val="2"/>
                </w:tcPr>
                <w:p w:rsidR="00EA0635" w:rsidP="00673A15" w:rsidRDefault="00EA0635" w14:paraId="63DB9240" w14:textId="77777777">
                  <w:pPr>
                    <w:rPr>
                      <w:rFonts w:ascii="Sanofi Sans" w:hAnsi="Sanofi Sans"/>
                      <w:sz w:val="20"/>
                      <w:szCs w:val="20"/>
                    </w:rPr>
                  </w:pPr>
                </w:p>
                <w:p w:rsidR="003E04FB" w:rsidP="00673A15" w:rsidRDefault="00CC052D" w14:paraId="1B839BDD" w14:textId="548CC511">
                  <w:pPr>
                    <w:rPr>
                      <w:rFonts w:ascii="Sanofi Sans" w:hAnsi="Sanofi Sans"/>
                      <w:sz w:val="20"/>
                      <w:szCs w:val="20"/>
                    </w:rPr>
                  </w:pPr>
                  <w:r>
                    <w:rPr>
                      <w:noProof/>
                    </w:rPr>
                    <w:drawing>
                      <wp:inline distT="0" distB="0" distL="0" distR="0" wp14:anchorId="7DC6E308" wp14:editId="499195E8">
                        <wp:extent cx="3688565" cy="1714500"/>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42862" cy="1739738"/>
                                </a:xfrm>
                                <a:prstGeom prst="rect">
                                  <a:avLst/>
                                </a:prstGeom>
                              </pic:spPr>
                            </pic:pic>
                          </a:graphicData>
                        </a:graphic>
                      </wp:inline>
                    </w:drawing>
                  </w:r>
                </w:p>
                <w:p w:rsidR="00744E62" w:rsidP="00673A15" w:rsidRDefault="00744E62" w14:paraId="37710FBE" w14:textId="01002696">
                  <w:pPr>
                    <w:rPr>
                      <w:rFonts w:ascii="Sanofi Sans" w:hAnsi="Sanofi Sans"/>
                      <w:sz w:val="20"/>
                      <w:szCs w:val="20"/>
                    </w:rPr>
                  </w:pPr>
                </w:p>
                <w:p w:rsidR="000167A0" w:rsidP="00673A15" w:rsidRDefault="00BA303E" w14:paraId="298EEE02" w14:textId="4E972C9D">
                  <w:pPr>
                    <w:rPr>
                      <w:rFonts w:ascii="Sanofi Sans" w:hAnsi="Sanofi Sans"/>
                      <w:sz w:val="20"/>
                      <w:szCs w:val="20"/>
                    </w:rPr>
                  </w:pPr>
                  <w:r>
                    <w:rPr>
                      <w:rFonts w:ascii="Sanofi Sans" w:hAnsi="Sanofi Sans"/>
                      <w:sz w:val="20"/>
                      <w:szCs w:val="20"/>
                    </w:rPr>
                    <w:t>CALCULATE</w:t>
                  </w:r>
                  <w:r w:rsidR="00BF75DE">
                    <w:rPr>
                      <w:rFonts w:ascii="Sanofi Sans" w:hAnsi="Sanofi Sans"/>
                      <w:sz w:val="20"/>
                      <w:szCs w:val="20"/>
                    </w:rPr>
                    <w:t xml:space="preserve"> is a powerful function but there is a limitation to filters that it can apply</w:t>
                  </w:r>
                  <w:r w:rsidR="000167A0">
                    <w:rPr>
                      <w:rFonts w:ascii="Sanofi Sans" w:hAnsi="Sanofi Sans"/>
                      <w:sz w:val="20"/>
                      <w:szCs w:val="20"/>
                    </w:rPr>
                    <w:t>.</w:t>
                  </w:r>
                </w:p>
                <w:p w:rsidR="000167A0" w:rsidP="00673A15" w:rsidRDefault="000167A0" w14:paraId="18975948" w14:textId="6511E92A">
                  <w:pPr>
                    <w:rPr>
                      <w:rFonts w:ascii="Sanofi Sans" w:hAnsi="Sanofi Sans"/>
                      <w:sz w:val="20"/>
                      <w:szCs w:val="20"/>
                    </w:rPr>
                  </w:pPr>
                  <w:r>
                    <w:rPr>
                      <w:rFonts w:ascii="Sanofi Sans" w:hAnsi="Sanofi Sans"/>
                      <w:sz w:val="20"/>
                      <w:szCs w:val="20"/>
                    </w:rPr>
                    <w:t>The filters will only work when:</w:t>
                  </w:r>
                </w:p>
                <w:p w:rsidRPr="000167A0" w:rsidR="000167A0" w:rsidP="000167A0" w:rsidRDefault="000167A0" w14:paraId="63637EDF" w14:textId="20C5E54E">
                  <w:pPr>
                    <w:rPr>
                      <w:rFonts w:ascii="Sanofi Sans" w:hAnsi="Sanofi Sans"/>
                      <w:sz w:val="20"/>
                      <w:szCs w:val="20"/>
                    </w:rPr>
                  </w:pPr>
                  <w:r>
                    <w:rPr>
                      <w:rFonts w:ascii="Sanofi Sans" w:hAnsi="Sanofi Sans"/>
                      <w:sz w:val="20"/>
                      <w:szCs w:val="20"/>
                    </w:rPr>
                    <w:t>-</w:t>
                  </w:r>
                  <w:r w:rsidRPr="000167A0">
                    <w:rPr>
                      <w:rFonts w:ascii="Sanofi Sans" w:hAnsi="Sanofi Sans"/>
                      <w:sz w:val="20"/>
                      <w:szCs w:val="20"/>
                    </w:rPr>
                    <w:t>There is a value on the right-hand side of the equation</w:t>
                  </w:r>
                </w:p>
                <w:p w:rsidR="000167A0" w:rsidP="000167A0" w:rsidRDefault="000167A0" w14:paraId="7B2AE3CB" w14:textId="435F5366">
                  <w:pPr>
                    <w:rPr>
                      <w:rFonts w:ascii="Sanofi Sans" w:hAnsi="Sanofi Sans"/>
                      <w:sz w:val="20"/>
                      <w:szCs w:val="20"/>
                    </w:rPr>
                  </w:pPr>
                  <w:r>
                    <w:rPr>
                      <w:rFonts w:ascii="Sanofi Sans" w:hAnsi="Sanofi Sans"/>
                      <w:sz w:val="20"/>
                      <w:szCs w:val="20"/>
                    </w:rPr>
                    <w:t>-</w:t>
                  </w:r>
                  <w:r w:rsidRPr="000167A0">
                    <w:rPr>
                      <w:rFonts w:ascii="Sanofi Sans" w:hAnsi="Sanofi Sans"/>
                      <w:sz w:val="20"/>
                      <w:szCs w:val="20"/>
                    </w:rPr>
                    <w:t>There is a column name on the left-hand side of the equation</w:t>
                  </w:r>
                </w:p>
                <w:p w:rsidR="00744E62" w:rsidP="00673A15" w:rsidRDefault="00744E62" w14:paraId="24C634BC" w14:textId="0318145D">
                  <w:pPr>
                    <w:rPr>
                      <w:rFonts w:ascii="Sanofi Sans" w:hAnsi="Sanofi Sans"/>
                      <w:sz w:val="20"/>
                      <w:szCs w:val="20"/>
                    </w:rPr>
                  </w:pPr>
                </w:p>
                <w:p w:rsidR="00FC3706" w:rsidP="00673A15" w:rsidRDefault="002E62C4" w14:paraId="4DD1D92D" w14:textId="6D8900D3">
                  <w:pPr>
                    <w:rPr>
                      <w:rFonts w:ascii="Sanofi Sans" w:hAnsi="Sanofi Sans"/>
                      <w:sz w:val="20"/>
                      <w:szCs w:val="20"/>
                    </w:rPr>
                  </w:pPr>
                  <w:r>
                    <w:rPr>
                      <w:rFonts w:ascii="Sanofi Sans" w:hAnsi="Sanofi Sans"/>
                      <w:sz w:val="20"/>
                      <w:szCs w:val="20"/>
                    </w:rPr>
                    <w:t xml:space="preserve">The example below illustrates the </w:t>
                  </w:r>
                  <w:r w:rsidR="00672FC6">
                    <w:rPr>
                      <w:rFonts w:ascii="Sanofi Sans" w:hAnsi="Sanofi Sans"/>
                      <w:sz w:val="20"/>
                      <w:szCs w:val="20"/>
                    </w:rPr>
                    <w:t>difference between the way CALCULATE, FILTER and KEEPFILTERS filter data.</w:t>
                  </w:r>
                  <w:r w:rsidR="00FC3706">
                    <w:rPr>
                      <w:rFonts w:ascii="Sanofi Sans" w:hAnsi="Sanofi Sans"/>
                      <w:sz w:val="20"/>
                      <w:szCs w:val="20"/>
                    </w:rPr>
                    <w:t xml:space="preserve"> </w:t>
                  </w:r>
                </w:p>
                <w:p w:rsidR="00744E62" w:rsidP="00673A15" w:rsidRDefault="00FC3706" w14:paraId="4AA4F2EF" w14:textId="082B8556">
                  <w:pPr>
                    <w:rPr>
                      <w:rFonts w:ascii="Sanofi Sans" w:hAnsi="Sanofi Sans"/>
                      <w:sz w:val="20"/>
                      <w:szCs w:val="20"/>
                    </w:rPr>
                  </w:pPr>
                  <w:r>
                    <w:rPr>
                      <w:noProof/>
                    </w:rPr>
                    <w:drawing>
                      <wp:inline distT="0" distB="0" distL="0" distR="0" wp14:anchorId="0D7CC960" wp14:editId="78F54034">
                        <wp:extent cx="5073207" cy="3024553"/>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27262" cy="3056780"/>
                                </a:xfrm>
                                <a:prstGeom prst="rect">
                                  <a:avLst/>
                                </a:prstGeom>
                              </pic:spPr>
                            </pic:pic>
                          </a:graphicData>
                        </a:graphic>
                      </wp:inline>
                    </w:drawing>
                  </w:r>
                </w:p>
                <w:p w:rsidR="00C227CC" w:rsidP="00673A15" w:rsidRDefault="00C227CC" w14:paraId="08A6DB49" w14:textId="7859A193">
                  <w:pPr>
                    <w:rPr>
                      <w:rFonts w:ascii="Sanofi Sans" w:hAnsi="Sanofi Sans"/>
                      <w:sz w:val="20"/>
                      <w:szCs w:val="20"/>
                    </w:rPr>
                  </w:pPr>
                  <w:r>
                    <w:rPr>
                      <w:rFonts w:ascii="Sanofi Sans" w:hAnsi="Sanofi Sans"/>
                      <w:sz w:val="20"/>
                      <w:szCs w:val="20"/>
                    </w:rPr>
                    <w:t>1. CALCULATE without FILTER</w:t>
                  </w:r>
                  <w:r w:rsidR="00465D0D">
                    <w:rPr>
                      <w:rFonts w:ascii="Sanofi Sans" w:hAnsi="Sanofi Sans"/>
                      <w:sz w:val="20"/>
                      <w:szCs w:val="20"/>
                    </w:rPr>
                    <w:t>:</w:t>
                  </w:r>
                  <w:r w:rsidR="000F542A">
                    <w:rPr>
                      <w:rFonts w:ascii="Sanofi Sans" w:hAnsi="Sanofi Sans"/>
                      <w:sz w:val="20"/>
                      <w:szCs w:val="20"/>
                    </w:rPr>
                    <w:t xml:space="preserve"> replaces the filter context with a new constraint that the Product should be Product 1 and Product 2</w:t>
                  </w:r>
                  <w:r w:rsidR="001171D8">
                    <w:rPr>
                      <w:rFonts w:ascii="Sanofi Sans" w:hAnsi="Sanofi Sans"/>
                      <w:sz w:val="20"/>
                      <w:szCs w:val="20"/>
                    </w:rPr>
                    <w:t>, which results in the same figure appearing in every row</w:t>
                  </w:r>
                  <w:r w:rsidR="007D6B47">
                    <w:rPr>
                      <w:rFonts w:ascii="Sanofi Sans" w:hAnsi="Sanofi Sans"/>
                      <w:sz w:val="20"/>
                      <w:szCs w:val="20"/>
                    </w:rPr>
                    <w:t xml:space="preserve">. </w:t>
                  </w:r>
                </w:p>
                <w:p w:rsidR="00021735" w:rsidP="00673A15" w:rsidRDefault="008E2D92" w14:paraId="5CC066EB" w14:textId="5FA21A1E">
                  <w:pPr>
                    <w:rPr>
                      <w:rFonts w:ascii="Sanofi Sans" w:hAnsi="Sanofi Sans"/>
                      <w:sz w:val="20"/>
                      <w:szCs w:val="20"/>
                    </w:rPr>
                  </w:pPr>
                  <w:r>
                    <w:rPr>
                      <w:rFonts w:ascii="Sanofi Sans" w:hAnsi="Sanofi Sans"/>
                      <w:sz w:val="20"/>
                      <w:szCs w:val="20"/>
                    </w:rPr>
                    <w:t>In this example, when the formula starts the evaluation in a filter context where the only value = Product 3</w:t>
                  </w:r>
                  <w:r w:rsidR="00021735">
                    <w:rPr>
                      <w:rFonts w:ascii="Sanofi Sans" w:hAnsi="Sanofi Sans"/>
                      <w:sz w:val="20"/>
                      <w:szCs w:val="20"/>
                    </w:rPr>
                    <w:t xml:space="preserve">, </w:t>
                  </w:r>
                  <w:r>
                    <w:rPr>
                      <w:rFonts w:ascii="Sanofi Sans" w:hAnsi="Sanofi Sans"/>
                      <w:sz w:val="20"/>
                      <w:szCs w:val="20"/>
                    </w:rPr>
                    <w:t>CALCULATE evaluates a new condition (Product = Product 1, Product 2) and when it had to apply it to the new filter context, it replace</w:t>
                  </w:r>
                  <w:r w:rsidR="00021735">
                    <w:rPr>
                      <w:rFonts w:ascii="Sanofi Sans" w:hAnsi="Sanofi Sans"/>
                      <w:sz w:val="20"/>
                      <w:szCs w:val="20"/>
                    </w:rPr>
                    <w:t>s</w:t>
                  </w:r>
                  <w:r>
                    <w:rPr>
                      <w:rFonts w:ascii="Sanofi Sans" w:hAnsi="Sanofi Sans"/>
                      <w:sz w:val="20"/>
                      <w:szCs w:val="20"/>
                    </w:rPr>
                    <w:t xml:space="preserve"> the existing condition, removing the filter on Product 3 and replacing it with Product 1, Product 2. This happens for all the rows</w:t>
                  </w:r>
                  <w:r w:rsidR="006A3704">
                    <w:rPr>
                      <w:rFonts w:ascii="Sanofi Sans" w:hAnsi="Sanofi Sans"/>
                      <w:sz w:val="20"/>
                      <w:szCs w:val="20"/>
                    </w:rPr>
                    <w:t xml:space="preserve"> and that’s why we see the same figure for all rows.</w:t>
                  </w:r>
                </w:p>
                <w:p w:rsidR="00CF09F9" w:rsidP="00673A15" w:rsidRDefault="00CF09F9" w14:paraId="30FAA7C1" w14:textId="77777777">
                  <w:pPr>
                    <w:rPr>
                      <w:rFonts w:ascii="Sanofi Sans" w:hAnsi="Sanofi Sans"/>
                      <w:sz w:val="20"/>
                      <w:szCs w:val="20"/>
                    </w:rPr>
                  </w:pPr>
                </w:p>
                <w:p w:rsidR="001171D8" w:rsidP="00673A15" w:rsidRDefault="001171D8" w14:paraId="1602C872" w14:textId="21A423B5">
                  <w:pPr>
                    <w:rPr>
                      <w:rFonts w:ascii="Sanofi Sans" w:hAnsi="Sanofi Sans"/>
                      <w:sz w:val="20"/>
                      <w:szCs w:val="20"/>
                    </w:rPr>
                  </w:pPr>
                  <w:r>
                    <w:rPr>
                      <w:rFonts w:ascii="Sanofi Sans" w:hAnsi="Sanofi Sans"/>
                      <w:sz w:val="20"/>
                      <w:szCs w:val="20"/>
                    </w:rPr>
                    <w:t>2. CALCULATE with FILTER</w:t>
                  </w:r>
                  <w:r w:rsidR="00465D0D">
                    <w:rPr>
                      <w:rFonts w:ascii="Sanofi Sans" w:hAnsi="Sanofi Sans"/>
                      <w:sz w:val="20"/>
                      <w:szCs w:val="20"/>
                    </w:rPr>
                    <w:t>:</w:t>
                  </w:r>
                  <w:r>
                    <w:rPr>
                      <w:rFonts w:ascii="Sanofi Sans" w:hAnsi="Sanofi Sans"/>
                      <w:sz w:val="20"/>
                      <w:szCs w:val="20"/>
                    </w:rPr>
                    <w:t xml:space="preserve"> applies the filter context hence calculating revenue for </w:t>
                  </w:r>
                  <w:r w:rsidR="00767258">
                    <w:rPr>
                      <w:rFonts w:ascii="Sanofi Sans" w:hAnsi="Sanofi Sans"/>
                      <w:sz w:val="20"/>
                      <w:szCs w:val="20"/>
                    </w:rPr>
                    <w:t>product</w:t>
                  </w:r>
                  <w:r w:rsidR="00DF3439">
                    <w:rPr>
                      <w:rFonts w:ascii="Sanofi Sans" w:hAnsi="Sanofi Sans"/>
                      <w:sz w:val="20"/>
                      <w:szCs w:val="20"/>
                    </w:rPr>
                    <w:t>s</w:t>
                  </w:r>
                  <w:r w:rsidR="00767258">
                    <w:rPr>
                      <w:rFonts w:ascii="Sanofi Sans" w:hAnsi="Sanofi Sans"/>
                      <w:sz w:val="20"/>
                      <w:szCs w:val="20"/>
                    </w:rPr>
                    <w:t xml:space="preserve"> selected and applies an additional constraint that products should be Product 1 and Product 2</w:t>
                  </w:r>
                  <w:r w:rsidR="00DF3439">
                    <w:rPr>
                      <w:rFonts w:ascii="Sanofi Sans" w:hAnsi="Sanofi Sans"/>
                      <w:sz w:val="20"/>
                      <w:szCs w:val="20"/>
                    </w:rPr>
                    <w:t xml:space="preserve"> which results </w:t>
                  </w:r>
                  <w:r w:rsidR="007E2E67">
                    <w:rPr>
                      <w:rFonts w:ascii="Sanofi Sans" w:hAnsi="Sanofi Sans"/>
                      <w:sz w:val="20"/>
                      <w:szCs w:val="20"/>
                    </w:rPr>
                    <w:t xml:space="preserve">in </w:t>
                  </w:r>
                  <w:r w:rsidR="00465D0D">
                    <w:rPr>
                      <w:rFonts w:ascii="Sanofi Sans" w:hAnsi="Sanofi Sans"/>
                      <w:sz w:val="20"/>
                      <w:szCs w:val="20"/>
                    </w:rPr>
                    <w:t>displaying the figures for the selections in FILTER.</w:t>
                  </w:r>
                  <w:r w:rsidR="00291A43">
                    <w:rPr>
                      <w:rFonts w:ascii="Sanofi Sans" w:hAnsi="Sanofi Sans"/>
                      <w:sz w:val="20"/>
                      <w:szCs w:val="20"/>
                    </w:rPr>
                    <w:t xml:space="preserve"> </w:t>
                  </w:r>
                </w:p>
                <w:p w:rsidR="00D82612" w:rsidP="00D82612" w:rsidRDefault="00D82612" w14:paraId="5B4699D9" w14:textId="2D95B927">
                  <w:pPr>
                    <w:rPr>
                      <w:rFonts w:ascii="Sanofi Sans" w:hAnsi="Sanofi Sans"/>
                      <w:sz w:val="20"/>
                      <w:szCs w:val="20"/>
                    </w:rPr>
                  </w:pPr>
                  <w:r>
                    <w:rPr>
                      <w:rFonts w:ascii="Sanofi Sans" w:hAnsi="Sanofi Sans"/>
                      <w:sz w:val="20"/>
                      <w:szCs w:val="20"/>
                    </w:rPr>
                    <w:t xml:space="preserve">When using CALCULATE with FILTER the filters are evaluated under the original filter context, not under the filter context created by CALCULATE. </w:t>
                  </w:r>
                </w:p>
                <w:p w:rsidR="001D6CB8" w:rsidP="00D82612" w:rsidRDefault="007F08BB" w14:paraId="165EF2F3" w14:textId="125DEAA8">
                  <w:pPr>
                    <w:rPr>
                      <w:rFonts w:ascii="Sanofi Sans" w:hAnsi="Sanofi Sans"/>
                      <w:sz w:val="20"/>
                      <w:szCs w:val="20"/>
                    </w:rPr>
                  </w:pPr>
                  <w:r>
                    <w:rPr>
                      <w:rFonts w:ascii="Sanofi Sans" w:hAnsi="Sanofi Sans"/>
                      <w:sz w:val="20"/>
                      <w:szCs w:val="20"/>
                    </w:rPr>
                    <w:t>First thin</w:t>
                  </w:r>
                  <w:r w:rsidR="00AF390E">
                    <w:rPr>
                      <w:rFonts w:ascii="Sanofi Sans" w:hAnsi="Sanofi Sans"/>
                      <w:sz w:val="20"/>
                      <w:szCs w:val="20"/>
                    </w:rPr>
                    <w:t>g CALCULATE will do is evaluate the FILTER expression.</w:t>
                  </w:r>
                  <w:r w:rsidR="00507825">
                    <w:rPr>
                      <w:rFonts w:ascii="Sanofi Sans" w:hAnsi="Sanofi Sans"/>
                      <w:sz w:val="20"/>
                      <w:szCs w:val="20"/>
                    </w:rPr>
                    <w:t xml:space="preserve"> FILTER is an iterator and iterates </w:t>
                  </w:r>
                  <w:r w:rsidR="00966784">
                    <w:rPr>
                      <w:rFonts w:ascii="Sanofi Sans" w:hAnsi="Sanofi Sans"/>
                      <w:sz w:val="20"/>
                      <w:szCs w:val="20"/>
                    </w:rPr>
                    <w:t>over the</w:t>
                  </w:r>
                  <w:r w:rsidR="001D6CB8">
                    <w:rPr>
                      <w:rFonts w:ascii="Sanofi Sans" w:hAnsi="Sanofi Sans"/>
                      <w:sz w:val="20"/>
                      <w:szCs w:val="20"/>
                    </w:rPr>
                    <w:t xml:space="preserve"> Products table. FILTER will not see all the products</w:t>
                  </w:r>
                  <w:r w:rsidR="007A6C18">
                    <w:rPr>
                      <w:rFonts w:ascii="Sanofi Sans" w:hAnsi="Sanofi Sans"/>
                      <w:sz w:val="20"/>
                      <w:szCs w:val="20"/>
                    </w:rPr>
                    <w:t>, it will be able to see only rows that are visible under the current filter context (slicer, page filter, visualization)</w:t>
                  </w:r>
                  <w:r w:rsidR="00CE0063">
                    <w:rPr>
                      <w:rFonts w:ascii="Sanofi Sans" w:hAnsi="Sanofi Sans"/>
                      <w:sz w:val="20"/>
                      <w:szCs w:val="20"/>
                    </w:rPr>
                    <w:t xml:space="preserve">. For </w:t>
                  </w:r>
                  <w:r w:rsidR="004C5B31">
                    <w:rPr>
                      <w:rFonts w:ascii="Sanofi Sans" w:hAnsi="Sanofi Sans"/>
                      <w:sz w:val="20"/>
                      <w:szCs w:val="20"/>
                    </w:rPr>
                    <w:t>each p</w:t>
                  </w:r>
                  <w:r w:rsidR="00E14E0C">
                    <w:rPr>
                      <w:rFonts w:ascii="Sanofi Sans" w:hAnsi="Sanofi Sans"/>
                      <w:sz w:val="20"/>
                      <w:szCs w:val="20"/>
                    </w:rPr>
                    <w:t>roduct row</w:t>
                  </w:r>
                  <w:r w:rsidR="00F0410A">
                    <w:rPr>
                      <w:rFonts w:ascii="Sanofi Sans" w:hAnsi="Sanofi Sans"/>
                      <w:sz w:val="20"/>
                      <w:szCs w:val="20"/>
                    </w:rPr>
                    <w:t xml:space="preserve"> </w:t>
                  </w:r>
                  <w:r w:rsidR="00B36668">
                    <w:rPr>
                      <w:rFonts w:ascii="Sanofi Sans" w:hAnsi="Sanofi Sans"/>
                      <w:sz w:val="20"/>
                      <w:szCs w:val="20"/>
                    </w:rPr>
                    <w:t xml:space="preserve">FILTER will iterate and it will return product matching the filter criteria and the </w:t>
                  </w:r>
                  <w:r w:rsidR="00CF09F9">
                    <w:rPr>
                      <w:rFonts w:ascii="Sanofi Sans" w:hAnsi="Sanofi Sans"/>
                      <w:sz w:val="20"/>
                      <w:szCs w:val="20"/>
                    </w:rPr>
                    <w:t>result</w:t>
                  </w:r>
                  <w:r w:rsidR="00050A2E">
                    <w:rPr>
                      <w:rFonts w:ascii="Sanofi Sans" w:hAnsi="Sanofi Sans"/>
                      <w:sz w:val="20"/>
                      <w:szCs w:val="20"/>
                    </w:rPr>
                    <w:t xml:space="preserve"> of the filter is now incorporated in the result of FILTER</w:t>
                  </w:r>
                  <w:r w:rsidR="00397F44">
                    <w:rPr>
                      <w:rFonts w:ascii="Sanofi Sans" w:hAnsi="Sanofi Sans"/>
                      <w:sz w:val="20"/>
                      <w:szCs w:val="20"/>
                    </w:rPr>
                    <w:t xml:space="preserve"> and table </w:t>
                  </w:r>
                  <w:r w:rsidR="00956101">
                    <w:rPr>
                      <w:rFonts w:ascii="Sanofi Sans" w:hAnsi="Sanofi Sans"/>
                      <w:sz w:val="20"/>
                      <w:szCs w:val="20"/>
                    </w:rPr>
                    <w:t>will be returned with the rows that match the criteria. Next, CALCULATE will step in t</w:t>
                  </w:r>
                  <w:r w:rsidR="00182313">
                    <w:rPr>
                      <w:rFonts w:ascii="Sanofi Sans" w:hAnsi="Sanofi Sans"/>
                      <w:sz w:val="20"/>
                      <w:szCs w:val="20"/>
                    </w:rPr>
                    <w:t xml:space="preserve">o create </w:t>
                  </w:r>
                  <w:r w:rsidR="00CF09F9">
                    <w:rPr>
                      <w:rFonts w:ascii="Sanofi Sans" w:hAnsi="Sanofi Sans"/>
                      <w:sz w:val="20"/>
                      <w:szCs w:val="20"/>
                    </w:rPr>
                    <w:t>its new filter context under which it computes its expression.</w:t>
                  </w:r>
                </w:p>
                <w:p w:rsidR="009C6609" w:rsidP="00D82612" w:rsidRDefault="009C6609" w14:paraId="56B3540E" w14:textId="77777777">
                  <w:pPr>
                    <w:rPr>
                      <w:rFonts w:ascii="Sanofi Sans" w:hAnsi="Sanofi Sans"/>
                      <w:sz w:val="20"/>
                      <w:szCs w:val="20"/>
                    </w:rPr>
                  </w:pPr>
                </w:p>
                <w:p w:rsidR="00465D0D" w:rsidP="00673A15" w:rsidRDefault="00465D0D" w14:paraId="2D3DF991" w14:textId="39BFA5C5">
                  <w:pPr>
                    <w:rPr>
                      <w:rFonts w:ascii="Sanofi Sans" w:hAnsi="Sanofi Sans"/>
                      <w:sz w:val="20"/>
                      <w:szCs w:val="20"/>
                    </w:rPr>
                  </w:pPr>
                  <w:r>
                    <w:rPr>
                      <w:rFonts w:ascii="Sanofi Sans" w:hAnsi="Sanofi Sans"/>
                      <w:sz w:val="20"/>
                      <w:szCs w:val="20"/>
                    </w:rPr>
                    <w:t>3. CALCULATE with KEEPFILTERS:</w:t>
                  </w:r>
                  <w:r w:rsidR="00353B1F">
                    <w:rPr>
                      <w:rFonts w:ascii="Sanofi Sans" w:hAnsi="Sanofi Sans"/>
                      <w:sz w:val="20"/>
                      <w:szCs w:val="20"/>
                    </w:rPr>
                    <w:t xml:space="preserve"> </w:t>
                  </w:r>
                  <w:r w:rsidR="005D28F8">
                    <w:rPr>
                      <w:rFonts w:ascii="Sanofi Sans" w:hAnsi="Sanofi Sans"/>
                      <w:sz w:val="20"/>
                      <w:szCs w:val="20"/>
                    </w:rPr>
                    <w:t>here is an improved definition that uses a Boolean expression instead of a table expression</w:t>
                  </w:r>
                  <w:r w:rsidR="00E250BC">
                    <w:rPr>
                      <w:rFonts w:ascii="Sanofi Sans" w:hAnsi="Sanofi Sans"/>
                      <w:sz w:val="20"/>
                      <w:szCs w:val="20"/>
                    </w:rPr>
                    <w:t>. KEEPFILTERS ensures any existing filters applied to the Product column are preserved and not overwritten.</w:t>
                  </w:r>
                  <w:r w:rsidR="00AC4C4D">
                    <w:rPr>
                      <w:rFonts w:ascii="Sanofi Sans" w:hAnsi="Sanofi Sans"/>
                      <w:sz w:val="20"/>
                      <w:szCs w:val="20"/>
                    </w:rPr>
                    <w:t xml:space="preserve"> </w:t>
                  </w:r>
                  <w:r w:rsidR="00FB20A2">
                    <w:rPr>
                      <w:rFonts w:ascii="Sanofi Sans" w:hAnsi="Sanofi Sans"/>
                      <w:sz w:val="20"/>
                      <w:szCs w:val="20"/>
                    </w:rPr>
                    <w:t xml:space="preserve">The Product filter being generated by the table visual is preserved in the filter context </w:t>
                  </w:r>
                  <w:r w:rsidR="00400992">
                    <w:rPr>
                      <w:rFonts w:ascii="Sanofi Sans" w:hAnsi="Sanofi Sans"/>
                      <w:sz w:val="20"/>
                      <w:szCs w:val="20"/>
                    </w:rPr>
                    <w:t>, despite th</w:t>
                  </w:r>
                  <w:r w:rsidR="00FD344D">
                    <w:rPr>
                      <w:rFonts w:ascii="Sanofi Sans" w:hAnsi="Sanofi Sans"/>
                      <w:sz w:val="20"/>
                      <w:szCs w:val="20"/>
                    </w:rPr>
                    <w:t xml:space="preserve">e column being used as a </w:t>
                  </w:r>
                  <w:r w:rsidR="001250DB">
                    <w:rPr>
                      <w:rFonts w:ascii="Sanofi Sans" w:hAnsi="Sanofi Sans"/>
                      <w:sz w:val="20"/>
                      <w:szCs w:val="20"/>
                    </w:rPr>
                    <w:t>filter parameter of the CALCULATE function. As expected, we only get a figure against the Product</w:t>
                  </w:r>
                  <w:r w:rsidR="00A971AA">
                    <w:rPr>
                      <w:rFonts w:ascii="Sanofi Sans" w:hAnsi="Sanofi Sans"/>
                      <w:sz w:val="20"/>
                      <w:szCs w:val="20"/>
                    </w:rPr>
                    <w:t>s included in the selection.</w:t>
                  </w:r>
                </w:p>
                <w:p w:rsidR="00C227CC" w:rsidP="00673A15" w:rsidRDefault="006F6B48" w14:paraId="1E86DCAA" w14:textId="47B01336">
                  <w:pPr>
                    <w:rPr>
                      <w:rFonts w:ascii="Sanofi Sans" w:hAnsi="Sanofi Sans"/>
                      <w:sz w:val="20"/>
                      <w:szCs w:val="20"/>
                    </w:rPr>
                  </w:pPr>
                  <w:r>
                    <w:rPr>
                      <w:rFonts w:ascii="Sanofi Sans" w:hAnsi="Sanofi Sans"/>
                      <w:sz w:val="20"/>
                      <w:szCs w:val="20"/>
                    </w:rPr>
                    <w:t>In the preced</w:t>
                  </w:r>
                  <w:r w:rsidR="00C65956">
                    <w:rPr>
                      <w:rFonts w:ascii="Sanofi Sans" w:hAnsi="Sanofi Sans"/>
                      <w:sz w:val="20"/>
                      <w:szCs w:val="20"/>
                    </w:rPr>
                    <w:t>ing s</w:t>
                  </w:r>
                  <w:r w:rsidR="00C61988">
                    <w:rPr>
                      <w:rFonts w:ascii="Sanofi Sans" w:hAnsi="Sanofi Sans"/>
                      <w:sz w:val="20"/>
                      <w:szCs w:val="20"/>
                    </w:rPr>
                    <w:t xml:space="preserve">creenshot we captured  </w:t>
                  </w:r>
                  <w:r w:rsidR="00901DA2">
                    <w:rPr>
                      <w:rFonts w:ascii="Sanofi Sans" w:hAnsi="Sanofi Sans"/>
                      <w:sz w:val="20"/>
                      <w:szCs w:val="20"/>
                    </w:rPr>
                    <w:t xml:space="preserve">some performance metrics and we can see the query with CALCULATE and KEEPFILTERS </w:t>
                  </w:r>
                  <w:r w:rsidR="003F6D97">
                    <w:rPr>
                      <w:rFonts w:ascii="Sanofi Sans" w:hAnsi="Sanofi Sans"/>
                      <w:sz w:val="20"/>
                      <w:szCs w:val="20"/>
                    </w:rPr>
                    <w:t>performed better than the query with FILTER and the query with</w:t>
                  </w:r>
                  <w:r w:rsidR="00C307FF">
                    <w:rPr>
                      <w:rFonts w:ascii="Sanofi Sans" w:hAnsi="Sanofi Sans"/>
                      <w:sz w:val="20"/>
                      <w:szCs w:val="20"/>
                    </w:rPr>
                    <w:t xml:space="preserve"> FILTER executed an extra storage engine </w:t>
                  </w:r>
                  <w:r w:rsidR="00ED7B1E">
                    <w:rPr>
                      <w:rFonts w:ascii="Sanofi Sans" w:hAnsi="Sanofi Sans"/>
                      <w:sz w:val="20"/>
                      <w:szCs w:val="20"/>
                    </w:rPr>
                    <w:t xml:space="preserve">query. We can </w:t>
                  </w:r>
                  <w:r w:rsidR="00BA1FB9">
                    <w:rPr>
                      <w:rFonts w:ascii="Sanofi Sans" w:hAnsi="Sanofi Sans"/>
                      <w:sz w:val="20"/>
                      <w:szCs w:val="20"/>
                    </w:rPr>
                    <w:t>also see that the query with</w:t>
                  </w:r>
                  <w:r w:rsidR="00E05749">
                    <w:rPr>
                      <w:rFonts w:ascii="Sanofi Sans" w:hAnsi="Sanofi Sans"/>
                      <w:sz w:val="20"/>
                      <w:szCs w:val="20"/>
                    </w:rPr>
                    <w:t xml:space="preserve"> FILTER spent more time on the formula engine than the </w:t>
                  </w:r>
                  <w:r w:rsidR="004D7498">
                    <w:rPr>
                      <w:rFonts w:ascii="Sanofi Sans" w:hAnsi="Sanofi Sans"/>
                      <w:sz w:val="20"/>
                      <w:szCs w:val="20"/>
                    </w:rPr>
                    <w:t>other queries, this difference can become significant with higher volumes of data.</w:t>
                  </w:r>
                </w:p>
                <w:p w:rsidR="00E27937" w:rsidP="00673A15" w:rsidRDefault="00E27937" w14:paraId="283FB023" w14:textId="77777777">
                  <w:pPr>
                    <w:rPr>
                      <w:rFonts w:ascii="Sanofi Sans" w:hAnsi="Sanofi Sans"/>
                      <w:sz w:val="20"/>
                      <w:szCs w:val="20"/>
                    </w:rPr>
                  </w:pPr>
                </w:p>
                <w:p w:rsidR="00CC052D" w:rsidP="00CC052D" w:rsidRDefault="00673A15" w14:paraId="12505B09" w14:textId="77777777">
                  <w:pPr>
                    <w:rPr>
                      <w:rFonts w:ascii="FluentSystemIcons-Regular" w:hAnsi="FluentSystemIcons-Regular"/>
                      <w:b/>
                      <w:bCs/>
                      <w:color w:val="7A00E6"/>
                      <w:sz w:val="36"/>
                      <w:szCs w:val="36"/>
                    </w:rPr>
                  </w:pPr>
                  <w:r w:rsidRPr="00345F23">
                    <w:rPr>
                      <w:rFonts w:ascii="FluentSystemIcons-Regular" w:hAnsi="FluentSystemIcons-Regular"/>
                      <w:b/>
                      <w:bCs/>
                      <w:color w:val="7A00E6"/>
                      <w:sz w:val="36"/>
                      <w:szCs w:val="36"/>
                    </w:rPr>
                    <w:t></w:t>
                  </w:r>
                </w:p>
                <w:p w:rsidRPr="00CC052D" w:rsidR="00CC052D" w:rsidP="00CC052D" w:rsidRDefault="00CC052D" w14:paraId="3C688F5F" w14:textId="0835B837">
                  <w:pPr>
                    <w:rPr>
                      <w:rFonts w:ascii="Sanofi Sans" w:hAnsi="Sanofi Sans"/>
                      <w:sz w:val="20"/>
                      <w:szCs w:val="20"/>
                    </w:rPr>
                  </w:pPr>
                  <w:r w:rsidRPr="00F616FC">
                    <w:rPr>
                      <w:rFonts w:ascii="Sanofi Sans" w:hAnsi="Sanofi Sans"/>
                      <w:b/>
                      <w:bCs/>
                      <w:sz w:val="20"/>
                      <w:szCs w:val="20"/>
                    </w:rPr>
                    <w:t>FILTER</w:t>
                  </w:r>
                  <w:r w:rsidRPr="00CC052D">
                    <w:rPr>
                      <w:rFonts w:ascii="Sanofi Sans" w:hAnsi="Sanofi Sans"/>
                      <w:sz w:val="20"/>
                      <w:szCs w:val="20"/>
                    </w:rPr>
                    <w:t xml:space="preserve"> is used to add new filter context, and can handle more complex filter expressions than CALCULATE (by referencing measures, for example)</w:t>
                  </w:r>
                </w:p>
                <w:p w:rsidR="00673A15" w:rsidP="00BF5947" w:rsidRDefault="00CC052D" w14:paraId="3CACDA40" w14:textId="4B6AAED2">
                  <w:pPr>
                    <w:rPr>
                      <w:rFonts w:ascii="Sanofi Sans" w:hAnsi="Sanofi Sans"/>
                      <w:sz w:val="20"/>
                      <w:szCs w:val="20"/>
                    </w:rPr>
                  </w:pPr>
                  <w:r w:rsidRPr="00CC052D">
                    <w:rPr>
                      <w:rFonts w:ascii="Sanofi Sans" w:hAnsi="Sanofi Sans"/>
                      <w:sz w:val="20"/>
                      <w:szCs w:val="20"/>
                    </w:rPr>
                    <w:t>Since FILTER returns an entire table, it’s almost always used as an input to other functions, like CALCULATE or SUMX</w:t>
                  </w:r>
                  <w:r w:rsidR="007D1593">
                    <w:rPr>
                      <w:rFonts w:ascii="Sanofi Sans" w:hAnsi="Sanofi Sans"/>
                      <w:sz w:val="20"/>
                      <w:szCs w:val="20"/>
                    </w:rPr>
                    <w:t>.</w:t>
                  </w:r>
                  <w:r w:rsidRPr="00CC052D">
                    <w:rPr>
                      <w:rFonts w:ascii="Sanofi Sans" w:hAnsi="Sanofi Sans"/>
                      <w:sz w:val="20"/>
                      <w:szCs w:val="20"/>
                    </w:rPr>
                    <w:cr/>
                  </w:r>
                  <w:r w:rsidRPr="00BF5947" w:rsidR="00BF5947">
                    <w:rPr>
                      <w:rFonts w:ascii="Sanofi Sans" w:hAnsi="Sanofi Sans"/>
                      <w:sz w:val="20"/>
                      <w:szCs w:val="20"/>
                    </w:rPr>
                    <w:t xml:space="preserve">Since </w:t>
                  </w:r>
                  <w:r w:rsidRPr="00BF5947" w:rsidR="00BF5947">
                    <w:rPr>
                      <w:rFonts w:ascii="Sanofi Sans" w:hAnsi="Sanofi Sans"/>
                      <w:b/>
                      <w:bCs/>
                      <w:sz w:val="20"/>
                      <w:szCs w:val="20"/>
                    </w:rPr>
                    <w:t>FILTER</w:t>
                  </w:r>
                  <w:r w:rsidRPr="00BF5947" w:rsidR="00BF5947">
                    <w:rPr>
                      <w:rFonts w:ascii="Sanofi Sans" w:hAnsi="Sanofi Sans"/>
                      <w:sz w:val="20"/>
                      <w:szCs w:val="20"/>
                    </w:rPr>
                    <w:t xml:space="preserve"> iterates through each row in a table, it can be slow and processor-intensive; don’t use </w:t>
                  </w:r>
                  <w:r w:rsidRPr="00643F50" w:rsidR="00BF5947">
                    <w:rPr>
                      <w:rFonts w:ascii="Sanofi Sans" w:hAnsi="Sanofi Sans"/>
                      <w:b/>
                      <w:bCs/>
                      <w:sz w:val="20"/>
                      <w:szCs w:val="20"/>
                    </w:rPr>
                    <w:t>FILTER</w:t>
                  </w:r>
                  <w:r w:rsidRPr="00BF5947" w:rsidR="00BF5947">
                    <w:rPr>
                      <w:rFonts w:ascii="Sanofi Sans" w:hAnsi="Sanofi Sans"/>
                      <w:sz w:val="20"/>
                      <w:szCs w:val="20"/>
                    </w:rPr>
                    <w:t xml:space="preserve"> if a CALCULATE function will accomplish the same thing</w:t>
                  </w:r>
                  <w:r w:rsidR="00C109FA">
                    <w:rPr>
                      <w:rFonts w:ascii="Sanofi Sans" w:hAnsi="Sanofi Sans"/>
                      <w:sz w:val="20"/>
                      <w:szCs w:val="20"/>
                    </w:rPr>
                    <w:t>.</w:t>
                  </w:r>
                </w:p>
                <w:p w:rsidR="00864F86" w:rsidP="00FC3706" w:rsidRDefault="001B137D" w14:paraId="627B2F10" w14:textId="77777777">
                  <w:pPr>
                    <w:rPr>
                      <w:rFonts w:ascii="Sanofi Sans" w:hAnsi="Sanofi Sans"/>
                      <w:sz w:val="20"/>
                      <w:szCs w:val="20"/>
                    </w:rPr>
                  </w:pPr>
                  <w:r w:rsidRPr="001B137D">
                    <w:rPr>
                      <w:rFonts w:ascii="Sanofi Sans" w:hAnsi="Sanofi Sans"/>
                      <w:sz w:val="20"/>
                      <w:szCs w:val="20"/>
                    </w:rPr>
                    <w:t>It's recommended you pass filter arguments as Boolean expressions</w:t>
                  </w:r>
                  <w:r w:rsidR="002F0651">
                    <w:rPr>
                      <w:rFonts w:ascii="Sanofi Sans" w:hAnsi="Sanofi Sans"/>
                      <w:sz w:val="20"/>
                      <w:szCs w:val="20"/>
                    </w:rPr>
                    <w:t xml:space="preserve"> (</w:t>
                  </w:r>
                  <w:r w:rsidR="00793EDB">
                    <w:rPr>
                      <w:rFonts w:ascii="Sanofi Sans" w:hAnsi="Sanofi Sans"/>
                      <w:sz w:val="20"/>
                      <w:szCs w:val="20"/>
                    </w:rPr>
                    <w:t>e.g., using KEEPFILTERS)</w:t>
                  </w:r>
                  <w:r w:rsidRPr="001B137D">
                    <w:rPr>
                      <w:rFonts w:ascii="Sanofi Sans" w:hAnsi="Sanofi Sans"/>
                      <w:sz w:val="20"/>
                      <w:szCs w:val="20"/>
                    </w:rPr>
                    <w:t>, whenever possible. It's because Import model tables are in-memory column stores. They are explicitly optimized to efficiently filter columns in this way.</w:t>
                  </w:r>
                </w:p>
                <w:p w:rsidR="0005435B" w:rsidP="00643F50" w:rsidRDefault="00643F50" w14:paraId="44BA660E" w14:textId="77777777">
                  <w:pPr>
                    <w:rPr>
                      <w:rFonts w:ascii="Sanofi Sans" w:hAnsi="Sanofi Sans"/>
                      <w:sz w:val="20"/>
                      <w:szCs w:val="20"/>
                    </w:rPr>
                  </w:pPr>
                  <w:r w:rsidRPr="00643F50">
                    <w:rPr>
                      <w:rFonts w:ascii="Sanofi Sans" w:hAnsi="Sanofi Sans"/>
                      <w:b/>
                      <w:bCs/>
                      <w:sz w:val="20"/>
                      <w:szCs w:val="20"/>
                    </w:rPr>
                    <w:t>FILTER</w:t>
                  </w:r>
                  <w:r w:rsidRPr="00643F50">
                    <w:rPr>
                      <w:rFonts w:ascii="Sanofi Sans" w:hAnsi="Sanofi Sans"/>
                      <w:sz w:val="20"/>
                      <w:szCs w:val="20"/>
                    </w:rPr>
                    <w:t xml:space="preserve"> function should only be used when necessary. You can use it to perform filter complex column comparisons. </w:t>
                  </w:r>
                </w:p>
                <w:p w:rsidRPr="00643F50" w:rsidR="00643F50" w:rsidP="00643F50" w:rsidRDefault="00643F50" w14:paraId="7B526BBE" w14:textId="2EB3D9E1">
                  <w:pPr>
                    <w:rPr>
                      <w:rFonts w:ascii="Sanofi Sans" w:hAnsi="Sanofi Sans"/>
                      <w:sz w:val="20"/>
                      <w:szCs w:val="20"/>
                    </w:rPr>
                  </w:pPr>
                  <w:r w:rsidRPr="00643F50">
                    <w:rPr>
                      <w:rFonts w:ascii="Sanofi Sans" w:hAnsi="Sanofi Sans"/>
                      <w:sz w:val="20"/>
                      <w:szCs w:val="20"/>
                    </w:rPr>
                    <w:t>These column comparisons can involve:</w:t>
                  </w:r>
                </w:p>
                <w:p w:rsidRPr="00643F50" w:rsidR="00643F50" w:rsidP="00643F50" w:rsidRDefault="00643F50" w14:paraId="246C8867" w14:textId="759D1F8E">
                  <w:pPr>
                    <w:rPr>
                      <w:rFonts w:ascii="Sanofi Sans" w:hAnsi="Sanofi Sans"/>
                      <w:sz w:val="20"/>
                      <w:szCs w:val="20"/>
                    </w:rPr>
                  </w:pPr>
                  <w:r>
                    <w:rPr>
                      <w:rFonts w:ascii="Sanofi Sans" w:hAnsi="Sanofi Sans"/>
                      <w:sz w:val="20"/>
                      <w:szCs w:val="20"/>
                    </w:rPr>
                    <w:t>-</w:t>
                  </w:r>
                  <w:r w:rsidRPr="00643F50">
                    <w:rPr>
                      <w:rFonts w:ascii="Sanofi Sans" w:hAnsi="Sanofi Sans"/>
                      <w:sz w:val="20"/>
                      <w:szCs w:val="20"/>
                    </w:rPr>
                    <w:t>Measures</w:t>
                  </w:r>
                </w:p>
                <w:p w:rsidRPr="00643F50" w:rsidR="00643F50" w:rsidP="00643F50" w:rsidRDefault="00643F50" w14:paraId="72B98A84" w14:textId="27D0797B">
                  <w:pPr>
                    <w:rPr>
                      <w:rFonts w:ascii="Sanofi Sans" w:hAnsi="Sanofi Sans"/>
                      <w:sz w:val="20"/>
                      <w:szCs w:val="20"/>
                    </w:rPr>
                  </w:pPr>
                  <w:r>
                    <w:rPr>
                      <w:rFonts w:ascii="Sanofi Sans" w:hAnsi="Sanofi Sans"/>
                      <w:sz w:val="20"/>
                      <w:szCs w:val="20"/>
                    </w:rPr>
                    <w:t>-</w:t>
                  </w:r>
                  <w:r w:rsidRPr="00643F50">
                    <w:rPr>
                      <w:rFonts w:ascii="Sanofi Sans" w:hAnsi="Sanofi Sans"/>
                      <w:sz w:val="20"/>
                      <w:szCs w:val="20"/>
                    </w:rPr>
                    <w:t>Other columns</w:t>
                  </w:r>
                </w:p>
                <w:p w:rsidR="00643F50" w:rsidP="00643F50" w:rsidRDefault="00643F50" w14:paraId="464884F4" w14:textId="77777777">
                  <w:pPr>
                    <w:rPr>
                      <w:rFonts w:ascii="Sanofi Sans" w:hAnsi="Sanofi Sans"/>
                      <w:sz w:val="20"/>
                      <w:szCs w:val="20"/>
                    </w:rPr>
                  </w:pPr>
                  <w:r>
                    <w:rPr>
                      <w:rFonts w:ascii="Sanofi Sans" w:hAnsi="Sanofi Sans"/>
                      <w:sz w:val="20"/>
                      <w:szCs w:val="20"/>
                    </w:rPr>
                    <w:t>-</w:t>
                  </w:r>
                  <w:r w:rsidRPr="00643F50">
                    <w:rPr>
                      <w:rFonts w:ascii="Sanofi Sans" w:hAnsi="Sanofi Sans"/>
                      <w:sz w:val="20"/>
                      <w:szCs w:val="20"/>
                    </w:rPr>
                    <w:t>Using the OR DAX function, or the OR logical operator (||)</w:t>
                  </w:r>
                </w:p>
                <w:p w:rsidR="00EA3D5E" w:rsidP="00201EB2" w:rsidRDefault="00FB44CC" w14:paraId="169709BD" w14:textId="77777777">
                  <w:pPr>
                    <w:rPr>
                      <w:rFonts w:ascii="Sanofi Sans" w:hAnsi="Sanofi Sans"/>
                      <w:sz w:val="20"/>
                      <w:szCs w:val="20"/>
                    </w:rPr>
                  </w:pPr>
                  <w:r>
                    <w:rPr>
                      <w:rFonts w:ascii="Sanofi Sans" w:hAnsi="Sanofi Sans"/>
                      <w:sz w:val="20"/>
                      <w:szCs w:val="20"/>
                    </w:rPr>
                    <w:t>Remember that when using CALCULATE with FILTER, before doing anything else CALCULATE evaluates the FILTER expression as its first step.</w:t>
                  </w:r>
                </w:p>
                <w:p w:rsidR="00300D39" w:rsidP="00201EB2" w:rsidRDefault="00323746" w14:paraId="7A05B5B5" w14:textId="1AE4967A">
                  <w:pPr>
                    <w:rPr>
                      <w:rFonts w:ascii="Sanofi Sans" w:hAnsi="Sanofi Sans"/>
                      <w:sz w:val="20"/>
                      <w:szCs w:val="20"/>
                    </w:rPr>
                  </w:pPr>
                  <w:r>
                    <w:rPr>
                      <w:rFonts w:ascii="Sanofi Sans" w:hAnsi="Sanofi Sans"/>
                      <w:sz w:val="20"/>
                      <w:szCs w:val="20"/>
                    </w:rPr>
                    <w:t xml:space="preserve">All </w:t>
                  </w:r>
                  <w:r w:rsidR="00216512">
                    <w:rPr>
                      <w:rFonts w:ascii="Sanofi Sans" w:hAnsi="Sanofi Sans"/>
                      <w:sz w:val="20"/>
                      <w:szCs w:val="20"/>
                    </w:rPr>
                    <w:t>filter arguments of CALCULATE are evaluated independently, then they are put in a logical AND to</w:t>
                  </w:r>
                  <w:r w:rsidR="00136732">
                    <w:rPr>
                      <w:rFonts w:ascii="Sanofi Sans" w:hAnsi="Sanofi Sans"/>
                      <w:sz w:val="20"/>
                      <w:szCs w:val="20"/>
                    </w:rPr>
                    <w:t>gether. Finally</w:t>
                  </w:r>
                  <w:r w:rsidR="00BD063D">
                    <w:rPr>
                      <w:rFonts w:ascii="Sanofi Sans" w:hAnsi="Sanofi Sans"/>
                      <w:sz w:val="20"/>
                      <w:szCs w:val="20"/>
                    </w:rPr>
                    <w:t>,</w:t>
                  </w:r>
                  <w:r w:rsidR="00136732">
                    <w:rPr>
                      <w:rFonts w:ascii="Sanofi Sans" w:hAnsi="Sanofi Sans"/>
                      <w:sz w:val="20"/>
                      <w:szCs w:val="20"/>
                    </w:rPr>
                    <w:t xml:space="preserve"> they are used to determine the newly created filter context.</w:t>
                  </w:r>
                </w:p>
                <w:p w:rsidR="00136732" w:rsidP="00201EB2" w:rsidRDefault="00BD063D" w14:paraId="49DEF9C8" w14:textId="00F00F18">
                  <w:pPr>
                    <w:rPr>
                      <w:rFonts w:ascii="Sanofi Sans" w:hAnsi="Sanofi Sans"/>
                      <w:sz w:val="20"/>
                      <w:szCs w:val="20"/>
                    </w:rPr>
                  </w:pPr>
                  <w:r>
                    <w:rPr>
                      <w:rFonts w:ascii="Sanofi Sans" w:hAnsi="Sanofi Sans"/>
                      <w:sz w:val="20"/>
                      <w:szCs w:val="20"/>
                    </w:rPr>
                    <w:t xml:space="preserve">There is a precedence </w:t>
                  </w:r>
                  <w:r w:rsidR="00FE2D3A">
                    <w:rPr>
                      <w:rFonts w:ascii="Sanofi Sans" w:hAnsi="Sanofi Sans"/>
                      <w:sz w:val="20"/>
                      <w:szCs w:val="20"/>
                    </w:rPr>
                    <w:t>order between context transition and filter arguments of CALCULATE. CALCULATE applies the filters after</w:t>
                  </w:r>
                  <w:r w:rsidR="00730B3F">
                    <w:rPr>
                      <w:rFonts w:ascii="Sanofi Sans" w:hAnsi="Sanofi Sans"/>
                      <w:sz w:val="20"/>
                      <w:szCs w:val="20"/>
                    </w:rPr>
                    <w:t xml:space="preserve"> if it has performed context transition. Thus</w:t>
                  </w:r>
                  <w:r w:rsidR="00E92E17">
                    <w:rPr>
                      <w:rFonts w:ascii="Sanofi Sans" w:hAnsi="Sanofi Sans"/>
                      <w:sz w:val="20"/>
                      <w:szCs w:val="20"/>
                    </w:rPr>
                    <w:t>, filters can override the context created by the transition.</w:t>
                  </w:r>
                </w:p>
              </w:tc>
            </w:tr>
          </w:tbl>
          <w:p w:rsidR="00E563B1" w:rsidP="00747BAD" w:rsidRDefault="00E563B1" w14:paraId="03959A85" w14:textId="30AC48B0">
            <w:pPr>
              <w:rPr>
                <w:rFonts w:ascii="Sanofi Sans" w:hAnsi="Sanofi Sans"/>
                <w:sz w:val="20"/>
                <w:szCs w:val="20"/>
              </w:rPr>
            </w:pPr>
          </w:p>
          <w:p w:rsidR="00FE0254" w:rsidP="00747BAD" w:rsidRDefault="00FE0254" w14:paraId="5C6D5317" w14:textId="77777777">
            <w:pPr>
              <w:rPr>
                <w:rFonts w:ascii="Sanofi Sans" w:hAnsi="Sanofi Sans"/>
                <w:sz w:val="20"/>
                <w:szCs w:val="20"/>
              </w:rPr>
            </w:pPr>
          </w:p>
          <w:tbl>
            <w:tblPr>
              <w:tblStyle w:val="TableGrid"/>
              <w:tblW w:w="0" w:type="auto"/>
              <w:tblLook w:val="04A0" w:firstRow="1" w:lastRow="0" w:firstColumn="1" w:lastColumn="0" w:noHBand="0" w:noVBand="1"/>
            </w:tblPr>
            <w:tblGrid>
              <w:gridCol w:w="1282"/>
              <w:gridCol w:w="8045"/>
            </w:tblGrid>
            <w:tr w:rsidR="00C274C5" w:rsidTr="006776F7" w14:paraId="0620693F" w14:textId="77777777">
              <w:tc>
                <w:tcPr>
                  <w:tcW w:w="1282" w:type="dxa"/>
                </w:tcPr>
                <w:p w:rsidRPr="00643F50" w:rsidR="00C274C5" w:rsidP="00C274C5" w:rsidRDefault="00C274C5" w14:paraId="1DD50D92" w14:textId="77777777">
                  <w:pPr>
                    <w:rPr>
                      <w:rFonts w:ascii="Sanofi Sans" w:hAnsi="Sanofi Sans"/>
                      <w:b/>
                      <w:bCs/>
                      <w:sz w:val="20"/>
                      <w:szCs w:val="20"/>
                    </w:rPr>
                  </w:pPr>
                  <w:r w:rsidRPr="00643F50">
                    <w:rPr>
                      <w:rFonts w:ascii="Sanofi Sans" w:hAnsi="Sanofi Sans"/>
                      <w:b/>
                      <w:bCs/>
                      <w:sz w:val="20"/>
                      <w:szCs w:val="20"/>
                    </w:rPr>
                    <w:t>ALL()</w:t>
                  </w:r>
                </w:p>
              </w:tc>
              <w:tc>
                <w:tcPr>
                  <w:tcW w:w="8045" w:type="dxa"/>
                </w:tcPr>
                <w:p w:rsidR="00C274C5" w:rsidP="00C274C5" w:rsidRDefault="00C274C5" w14:paraId="1176657F" w14:textId="77777777">
                  <w:pPr>
                    <w:rPr>
                      <w:rFonts w:ascii="Sanofi Sans" w:hAnsi="Sanofi Sans"/>
                      <w:sz w:val="20"/>
                      <w:szCs w:val="20"/>
                    </w:rPr>
                  </w:pPr>
                  <w:r w:rsidRPr="002C3676">
                    <w:rPr>
                      <w:rFonts w:ascii="Sanofi Sans" w:hAnsi="Sanofi Sans"/>
                      <w:sz w:val="20"/>
                      <w:szCs w:val="20"/>
                    </w:rPr>
                    <w:t>Returns all rows in a table, or all values in a column, ignoring any filters that have been applied</w:t>
                  </w:r>
                </w:p>
              </w:tc>
            </w:tr>
            <w:tr w:rsidR="00C274C5" w:rsidTr="006776F7" w14:paraId="11E08D4E" w14:textId="77777777">
              <w:tc>
                <w:tcPr>
                  <w:tcW w:w="9327" w:type="dxa"/>
                  <w:gridSpan w:val="2"/>
                </w:tcPr>
                <w:p w:rsidR="00C274C5" w:rsidP="00C274C5" w:rsidRDefault="00C274C5" w14:paraId="24723A87" w14:textId="77777777">
                  <w:pPr>
                    <w:rPr>
                      <w:rFonts w:ascii="Sanofi Sans" w:hAnsi="Sanofi Sans"/>
                      <w:sz w:val="20"/>
                      <w:szCs w:val="20"/>
                    </w:rPr>
                  </w:pPr>
                </w:p>
                <w:p w:rsidR="00C274C5" w:rsidP="00C274C5" w:rsidRDefault="00C274C5" w14:paraId="4D3C2010" w14:textId="77777777">
                  <w:pPr>
                    <w:rPr>
                      <w:rFonts w:ascii="Sanofi Sans" w:hAnsi="Sanofi Sans"/>
                      <w:sz w:val="20"/>
                      <w:szCs w:val="20"/>
                    </w:rPr>
                  </w:pPr>
                  <w:r>
                    <w:rPr>
                      <w:noProof/>
                    </w:rPr>
                    <w:drawing>
                      <wp:inline distT="0" distB="0" distL="0" distR="0" wp14:anchorId="6E99A13B" wp14:editId="5D229239">
                        <wp:extent cx="4122745" cy="161778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05213" cy="1650146"/>
                                </a:xfrm>
                                <a:prstGeom prst="rect">
                                  <a:avLst/>
                                </a:prstGeom>
                              </pic:spPr>
                            </pic:pic>
                          </a:graphicData>
                        </a:graphic>
                      </wp:inline>
                    </w:drawing>
                  </w:r>
                </w:p>
                <w:p w:rsidR="00C274C5" w:rsidP="00C274C5" w:rsidRDefault="00C274C5" w14:paraId="16A6E98B" w14:textId="77777777">
                  <w:pPr>
                    <w:rPr>
                      <w:rFonts w:ascii="Sanofi Sans" w:hAnsi="Sanofi Sans"/>
                      <w:sz w:val="20"/>
                      <w:szCs w:val="20"/>
                    </w:rPr>
                  </w:pPr>
                </w:p>
                <w:p w:rsidR="005D2160" w:rsidP="00C274C5" w:rsidRDefault="00C274C5" w14:paraId="71067651" w14:textId="77777777">
                  <w:pPr>
                    <w:rPr>
                      <w:rFonts w:ascii="Cambria" w:hAnsi="Cambria"/>
                      <w:b/>
                      <w:bCs/>
                      <w:color w:val="7A00E6"/>
                      <w:sz w:val="36"/>
                      <w:szCs w:val="36"/>
                    </w:rPr>
                  </w:pPr>
                  <w:r w:rsidRPr="00345F23">
                    <w:rPr>
                      <w:rFonts w:ascii="FluentSystemIcons-Regular" w:hAnsi="FluentSystemIcons-Regular"/>
                      <w:b/>
                      <w:bCs/>
                      <w:color w:val="7A00E6"/>
                      <w:sz w:val="36"/>
                      <w:szCs w:val="36"/>
                    </w:rPr>
                    <w:t></w:t>
                  </w:r>
                  <w:r>
                    <w:rPr>
                      <w:rFonts w:ascii="Cambria" w:hAnsi="Cambria"/>
                      <w:b/>
                      <w:bCs/>
                      <w:color w:val="7A00E6"/>
                      <w:sz w:val="36"/>
                      <w:szCs w:val="36"/>
                    </w:rPr>
                    <w:t xml:space="preserve"> </w:t>
                  </w:r>
                </w:p>
                <w:p w:rsidR="00C274C5" w:rsidP="00C274C5" w:rsidRDefault="00C274C5" w14:paraId="1C5A4A45" w14:textId="2BA1960F">
                  <w:pPr>
                    <w:rPr>
                      <w:rFonts w:ascii="Sanofi Sans" w:hAnsi="Sanofi Sans"/>
                      <w:sz w:val="20"/>
                      <w:szCs w:val="20"/>
                    </w:rPr>
                  </w:pPr>
                  <w:r w:rsidRPr="00EE0D92">
                    <w:rPr>
                      <w:rFonts w:ascii="Sanofi Sans" w:hAnsi="Sanofi Sans"/>
                      <w:sz w:val="20"/>
                      <w:szCs w:val="20"/>
                    </w:rPr>
                    <w:t>Instead of adding filter context, ALL removes it. This is often used when you need unfiltered values that won’t react to changes in filter context (i.e. % of Total, where the denominator needs to remain fixed)</w:t>
                  </w:r>
                </w:p>
                <w:p w:rsidR="00C274C5" w:rsidP="00C274C5" w:rsidRDefault="00C274C5" w14:paraId="4EE00B90" w14:textId="77777777">
                  <w:pPr>
                    <w:rPr>
                      <w:rFonts w:ascii="Sanofi Sans" w:hAnsi="Sanofi Sans"/>
                      <w:sz w:val="20"/>
                      <w:szCs w:val="20"/>
                    </w:rPr>
                  </w:pPr>
                  <w:r w:rsidRPr="003D6A62">
                    <w:rPr>
                      <w:rFonts w:ascii="Sanofi Sans" w:hAnsi="Sanofi Sans"/>
                      <w:b/>
                      <w:bCs/>
                      <w:sz w:val="20"/>
                      <w:szCs w:val="20"/>
                    </w:rPr>
                    <w:t>ALL</w:t>
                  </w:r>
                  <w:r w:rsidRPr="003D6A62">
                    <w:rPr>
                      <w:rFonts w:ascii="Sanofi Sans" w:hAnsi="Sanofi Sans"/>
                      <w:sz w:val="20"/>
                      <w:szCs w:val="20"/>
                    </w:rPr>
                    <w:t xml:space="preserve"> is a table function that returns all the rows of a table or of a set of columns. This is the correct behavior of ALL whenever that result is actually required. </w:t>
                  </w:r>
                </w:p>
                <w:p w:rsidR="00C274C5" w:rsidP="00C274C5" w:rsidRDefault="00C274C5" w14:paraId="04286CA2" w14:textId="77777777">
                  <w:pPr>
                    <w:rPr>
                      <w:rFonts w:ascii="Sanofi Sans" w:hAnsi="Sanofi Sans"/>
                      <w:sz w:val="20"/>
                      <w:szCs w:val="20"/>
                    </w:rPr>
                  </w:pPr>
                  <w:r w:rsidRPr="003D6A62">
                    <w:rPr>
                      <w:rFonts w:ascii="Sanofi Sans" w:hAnsi="Sanofi Sans"/>
                      <w:sz w:val="20"/>
                      <w:szCs w:val="20"/>
                    </w:rPr>
                    <w:t xml:space="preserve">In the very specific case of </w:t>
                  </w:r>
                  <w:r w:rsidRPr="00855DA3">
                    <w:rPr>
                      <w:rFonts w:ascii="Sanofi Sans" w:hAnsi="Sanofi Sans"/>
                      <w:b/>
                      <w:bCs/>
                      <w:sz w:val="20"/>
                      <w:szCs w:val="20"/>
                    </w:rPr>
                    <w:t>CALCULATE</w:t>
                  </w:r>
                  <w:r w:rsidRPr="003D6A62">
                    <w:rPr>
                      <w:rFonts w:ascii="Sanofi Sans" w:hAnsi="Sanofi Sans"/>
                      <w:sz w:val="20"/>
                      <w:szCs w:val="20"/>
                    </w:rPr>
                    <w:t xml:space="preserve"> filters – and only in this specific case – ALL is not used to retrieve values from a table. Instead, ALL is used to remove filters from the filter context. Though the function name is the same, the semantics of the function is completely different.</w:t>
                  </w:r>
                </w:p>
                <w:p w:rsidRPr="00A63B1A" w:rsidR="00C274C5" w:rsidP="00C274C5" w:rsidRDefault="00C274C5" w14:paraId="21542643" w14:textId="77777777">
                  <w:pPr>
                    <w:rPr>
                      <w:rFonts w:ascii="Sanofi Sans" w:hAnsi="Sanofi Sans"/>
                      <w:i/>
                      <w:iCs/>
                      <w:sz w:val="18"/>
                      <w:szCs w:val="18"/>
                    </w:rPr>
                  </w:pPr>
                  <w:r w:rsidRPr="00A63B1A">
                    <w:rPr>
                      <w:rFonts w:ascii="Sanofi Sans" w:hAnsi="Sanofi Sans"/>
                      <w:i/>
                      <w:iCs/>
                      <w:sz w:val="18"/>
                      <w:szCs w:val="18"/>
                    </w:rPr>
                    <w:t>Microsoft introduced the REMOVEFILTERS function in Power BI since October 2019.</w:t>
                  </w:r>
                </w:p>
                <w:p w:rsidRPr="00A63B1A" w:rsidR="00C274C5" w:rsidP="00C274C5" w:rsidRDefault="00C274C5" w14:paraId="344CA3F2" w14:textId="77777777">
                  <w:pPr>
                    <w:rPr>
                      <w:rFonts w:ascii="Sanofi Sans" w:hAnsi="Sanofi Sans"/>
                      <w:i/>
                      <w:iCs/>
                      <w:sz w:val="18"/>
                      <w:szCs w:val="18"/>
                    </w:rPr>
                  </w:pPr>
                  <w:r w:rsidRPr="00A63B1A">
                    <w:rPr>
                      <w:rFonts w:ascii="Sanofi Sans" w:hAnsi="Sanofi Sans"/>
                      <w:i/>
                      <w:iCs/>
                      <w:sz w:val="18"/>
                      <w:szCs w:val="18"/>
                    </w:rPr>
                    <w:t xml:space="preserve">REMOVEFILTERS is like ALL, but it can only be used as a filter argument in CALCULATE. </w:t>
                  </w:r>
                </w:p>
                <w:p w:rsidR="00CE6A75" w:rsidP="00C274C5" w:rsidRDefault="00CE6A75" w14:paraId="68BDE971" w14:textId="77777777">
                  <w:pPr>
                    <w:rPr>
                      <w:rFonts w:ascii="Sanofi Sans" w:hAnsi="Sanofi Sans"/>
                      <w:sz w:val="20"/>
                      <w:szCs w:val="20"/>
                    </w:rPr>
                  </w:pPr>
                </w:p>
                <w:p w:rsidR="00C274C5" w:rsidP="00C274C5" w:rsidRDefault="00C274C5" w14:paraId="03A7D1C5" w14:textId="147FC172">
                  <w:pPr>
                    <w:rPr>
                      <w:rFonts w:ascii="Sanofi Sans" w:hAnsi="Sanofi Sans"/>
                      <w:sz w:val="20"/>
                      <w:szCs w:val="20"/>
                    </w:rPr>
                  </w:pPr>
                  <w:r>
                    <w:rPr>
                      <w:rFonts w:ascii="Sanofi Sans" w:hAnsi="Sanofi Sans"/>
                      <w:sz w:val="20"/>
                      <w:szCs w:val="20"/>
                    </w:rPr>
                    <w:t>Examples:</w:t>
                  </w:r>
                </w:p>
                <w:p w:rsidR="00E92E17" w:rsidP="00C274C5" w:rsidRDefault="00E92E17" w14:paraId="042CEEF6" w14:textId="77777777">
                  <w:pPr>
                    <w:rPr>
                      <w:rFonts w:ascii="Sanofi Sans" w:hAnsi="Sanofi Sans"/>
                      <w:sz w:val="20"/>
                      <w:szCs w:val="20"/>
                    </w:rPr>
                  </w:pPr>
                </w:p>
                <w:p w:rsidR="00C274C5" w:rsidP="00C274C5" w:rsidRDefault="00C274C5" w14:paraId="5827200C" w14:textId="4AD8095A">
                  <w:pPr>
                    <w:rPr>
                      <w:rFonts w:ascii="Sanofi Sans" w:hAnsi="Sanofi Sans"/>
                      <w:b/>
                      <w:bCs/>
                      <w:sz w:val="20"/>
                      <w:szCs w:val="20"/>
                    </w:rPr>
                  </w:pPr>
                  <w:r w:rsidRPr="00750D17">
                    <w:rPr>
                      <w:rFonts w:ascii="Sanofi Sans" w:hAnsi="Sanofi Sans"/>
                      <w:b/>
                      <w:bCs/>
                      <w:sz w:val="20"/>
                      <w:szCs w:val="20"/>
                    </w:rPr>
                    <w:t>-ALL ignores the filter coming from one</w:t>
                  </w:r>
                  <w:r>
                    <w:rPr>
                      <w:rFonts w:ascii="Sanofi Sans" w:hAnsi="Sanofi Sans"/>
                      <w:b/>
                      <w:bCs/>
                      <w:sz w:val="20"/>
                      <w:szCs w:val="20"/>
                    </w:rPr>
                    <w:t xml:space="preserve">/multiple </w:t>
                  </w:r>
                  <w:r w:rsidRPr="00750D17">
                    <w:rPr>
                      <w:rFonts w:ascii="Sanofi Sans" w:hAnsi="Sanofi Sans"/>
                      <w:b/>
                      <w:bCs/>
                      <w:sz w:val="20"/>
                      <w:szCs w:val="20"/>
                    </w:rPr>
                    <w:t>table</w:t>
                  </w:r>
                  <w:r>
                    <w:rPr>
                      <w:rFonts w:ascii="Sanofi Sans" w:hAnsi="Sanofi Sans"/>
                      <w:b/>
                      <w:bCs/>
                      <w:sz w:val="20"/>
                      <w:szCs w:val="20"/>
                    </w:rPr>
                    <w:t>s</w:t>
                  </w:r>
                </w:p>
                <w:p w:rsidRPr="00750D17" w:rsidR="00E92E17" w:rsidP="00C274C5" w:rsidRDefault="00E92E17" w14:paraId="5CEBA9CF" w14:textId="77777777">
                  <w:pPr>
                    <w:rPr>
                      <w:rFonts w:ascii="Sanofi Sans" w:hAnsi="Sanofi Sans"/>
                      <w:b/>
                      <w:bCs/>
                      <w:sz w:val="20"/>
                      <w:szCs w:val="20"/>
                    </w:rPr>
                  </w:pPr>
                </w:p>
                <w:p w:rsidRPr="005355CC" w:rsidR="005355CC" w:rsidP="00C274C5" w:rsidRDefault="00C274C5" w14:paraId="3808AB26" w14:textId="30684660">
                  <w:pPr>
                    <w:rPr>
                      <w:rFonts w:ascii="Sanofi Sans" w:hAnsi="Sanofi Sans"/>
                      <w:b/>
                      <w:bCs/>
                      <w:sz w:val="2"/>
                      <w:szCs w:val="2"/>
                    </w:rPr>
                  </w:pPr>
                  <w:r>
                    <w:rPr>
                      <w:noProof/>
                    </w:rPr>
                    <w:drawing>
                      <wp:inline distT="0" distB="0" distL="0" distR="0" wp14:anchorId="0EA0A3D0" wp14:editId="762B4AC3">
                        <wp:extent cx="4575666" cy="311247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75995" cy="3180723"/>
                                </a:xfrm>
                                <a:prstGeom prst="rect">
                                  <a:avLst/>
                                </a:prstGeom>
                              </pic:spPr>
                            </pic:pic>
                          </a:graphicData>
                        </a:graphic>
                      </wp:inline>
                    </w:drawing>
                  </w:r>
                </w:p>
                <w:p w:rsidR="005355CC" w:rsidP="00C274C5" w:rsidRDefault="005355CC" w14:paraId="3617A4F0" w14:textId="75E00310">
                  <w:pPr>
                    <w:rPr>
                      <w:rFonts w:ascii="Sanofi Sans" w:hAnsi="Sanofi Sans"/>
                      <w:b/>
                      <w:bCs/>
                      <w:sz w:val="20"/>
                      <w:szCs w:val="20"/>
                    </w:rPr>
                  </w:pPr>
                </w:p>
                <w:p w:rsidR="00E92E17" w:rsidP="00C274C5" w:rsidRDefault="00E92E17" w14:paraId="2DE27021" w14:textId="3E0152A4">
                  <w:pPr>
                    <w:rPr>
                      <w:rFonts w:ascii="Sanofi Sans" w:hAnsi="Sanofi Sans"/>
                      <w:b/>
                      <w:bCs/>
                      <w:sz w:val="20"/>
                      <w:szCs w:val="20"/>
                    </w:rPr>
                  </w:pPr>
                </w:p>
                <w:p w:rsidR="00B60FB8" w:rsidP="00C274C5" w:rsidRDefault="00B60FB8" w14:paraId="53CC304C" w14:textId="5B65C1D4">
                  <w:pPr>
                    <w:rPr>
                      <w:rFonts w:ascii="Sanofi Sans" w:hAnsi="Sanofi Sans"/>
                      <w:b/>
                      <w:bCs/>
                      <w:sz w:val="20"/>
                      <w:szCs w:val="20"/>
                    </w:rPr>
                  </w:pPr>
                </w:p>
                <w:p w:rsidR="00B60FB8" w:rsidP="00C274C5" w:rsidRDefault="00B60FB8" w14:paraId="69C9C345" w14:textId="7C55256C">
                  <w:pPr>
                    <w:rPr>
                      <w:rFonts w:ascii="Sanofi Sans" w:hAnsi="Sanofi Sans"/>
                      <w:b/>
                      <w:bCs/>
                      <w:sz w:val="20"/>
                      <w:szCs w:val="20"/>
                    </w:rPr>
                  </w:pPr>
                </w:p>
                <w:p w:rsidR="00C274C5" w:rsidP="00C274C5" w:rsidRDefault="00C274C5" w14:paraId="7BE181AA" w14:textId="70CE9D48">
                  <w:pPr>
                    <w:rPr>
                      <w:rFonts w:ascii="Sanofi Sans" w:hAnsi="Sanofi Sans"/>
                      <w:b/>
                      <w:bCs/>
                      <w:sz w:val="20"/>
                      <w:szCs w:val="20"/>
                    </w:rPr>
                  </w:pPr>
                  <w:r w:rsidRPr="00750D17">
                    <w:rPr>
                      <w:rFonts w:ascii="Sanofi Sans" w:hAnsi="Sanofi Sans"/>
                      <w:b/>
                      <w:bCs/>
                      <w:sz w:val="20"/>
                      <w:szCs w:val="20"/>
                    </w:rPr>
                    <w:t>-ALL ignores filter</w:t>
                  </w:r>
                  <w:r>
                    <w:rPr>
                      <w:rFonts w:ascii="Sanofi Sans" w:hAnsi="Sanofi Sans"/>
                      <w:b/>
                      <w:bCs/>
                      <w:sz w:val="20"/>
                      <w:szCs w:val="20"/>
                    </w:rPr>
                    <w:t>s from All tables</w:t>
                  </w:r>
                </w:p>
                <w:p w:rsidRPr="00750D17" w:rsidR="00B60FB8" w:rsidP="00C274C5" w:rsidRDefault="00B60FB8" w14:paraId="4174C0C7" w14:textId="77777777">
                  <w:pPr>
                    <w:rPr>
                      <w:rFonts w:ascii="Sanofi Sans" w:hAnsi="Sanofi Sans"/>
                      <w:b/>
                      <w:bCs/>
                      <w:sz w:val="20"/>
                      <w:szCs w:val="20"/>
                    </w:rPr>
                  </w:pPr>
                </w:p>
                <w:p w:rsidR="00C274C5" w:rsidP="00C274C5" w:rsidRDefault="00C274C5" w14:paraId="15385D08" w14:textId="77777777">
                  <w:pPr>
                    <w:rPr>
                      <w:rFonts w:ascii="Sanofi Sans" w:hAnsi="Sanofi Sans"/>
                      <w:sz w:val="8"/>
                      <w:szCs w:val="8"/>
                    </w:rPr>
                  </w:pPr>
                  <w:r>
                    <w:rPr>
                      <w:noProof/>
                    </w:rPr>
                    <w:drawing>
                      <wp:inline distT="0" distB="0" distL="0" distR="0" wp14:anchorId="312D112C" wp14:editId="7BE8A51E">
                        <wp:extent cx="4564300" cy="3402623"/>
                        <wp:effectExtent l="0" t="0" r="825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40917" cy="3459740"/>
                                </a:xfrm>
                                <a:prstGeom prst="rect">
                                  <a:avLst/>
                                </a:prstGeom>
                              </pic:spPr>
                            </pic:pic>
                          </a:graphicData>
                        </a:graphic>
                      </wp:inline>
                    </w:drawing>
                  </w:r>
                </w:p>
                <w:p w:rsidRPr="00B36DA0" w:rsidR="00CE6A75" w:rsidP="00C274C5" w:rsidRDefault="00CE6A75" w14:paraId="39BC2564" w14:textId="77777777">
                  <w:pPr>
                    <w:rPr>
                      <w:rFonts w:ascii="Sanofi Sans" w:hAnsi="Sanofi Sans"/>
                      <w:sz w:val="8"/>
                      <w:szCs w:val="8"/>
                    </w:rPr>
                  </w:pPr>
                </w:p>
                <w:p w:rsidR="00C274C5" w:rsidP="00C274C5" w:rsidRDefault="00C274C5" w14:paraId="2C5A32C8" w14:textId="5203C610">
                  <w:pPr>
                    <w:rPr>
                      <w:rFonts w:ascii="Sanofi Sans" w:hAnsi="Sanofi Sans"/>
                      <w:b/>
                      <w:bCs/>
                      <w:sz w:val="20"/>
                      <w:szCs w:val="20"/>
                    </w:rPr>
                  </w:pPr>
                  <w:r w:rsidRPr="00750D17">
                    <w:rPr>
                      <w:rFonts w:ascii="Sanofi Sans" w:hAnsi="Sanofi Sans"/>
                      <w:b/>
                      <w:bCs/>
                      <w:sz w:val="20"/>
                      <w:szCs w:val="20"/>
                    </w:rPr>
                    <w:t>-</w:t>
                  </w:r>
                  <w:r>
                    <w:rPr>
                      <w:rFonts w:ascii="Sanofi Sans" w:hAnsi="Sanofi Sans"/>
                      <w:b/>
                      <w:bCs/>
                      <w:sz w:val="20"/>
                      <w:szCs w:val="20"/>
                    </w:rPr>
                    <w:t xml:space="preserve">Using </w:t>
                  </w:r>
                  <w:r w:rsidRPr="00750D17">
                    <w:rPr>
                      <w:rFonts w:ascii="Sanofi Sans" w:hAnsi="Sanofi Sans"/>
                      <w:b/>
                      <w:bCs/>
                      <w:sz w:val="20"/>
                      <w:szCs w:val="20"/>
                    </w:rPr>
                    <w:t xml:space="preserve">ALL </w:t>
                  </w:r>
                  <w:r>
                    <w:rPr>
                      <w:rFonts w:ascii="Sanofi Sans" w:hAnsi="Sanofi Sans"/>
                      <w:b/>
                      <w:bCs/>
                      <w:sz w:val="20"/>
                      <w:szCs w:val="20"/>
                    </w:rPr>
                    <w:t>without input parameter: remove all filters</w:t>
                  </w:r>
                </w:p>
                <w:p w:rsidR="00B60FB8" w:rsidP="00C274C5" w:rsidRDefault="00B60FB8" w14:paraId="75D24806" w14:textId="77777777">
                  <w:pPr>
                    <w:rPr>
                      <w:rFonts w:ascii="Sanofi Sans" w:hAnsi="Sanofi Sans"/>
                      <w:sz w:val="20"/>
                      <w:szCs w:val="20"/>
                    </w:rPr>
                  </w:pPr>
                </w:p>
                <w:p w:rsidR="00C274C5" w:rsidP="00C274C5" w:rsidRDefault="00C274C5" w14:paraId="1B5AF05C" w14:textId="77777777">
                  <w:pPr>
                    <w:rPr>
                      <w:rFonts w:ascii="Sanofi Sans" w:hAnsi="Sanofi Sans"/>
                      <w:sz w:val="20"/>
                      <w:szCs w:val="20"/>
                    </w:rPr>
                  </w:pPr>
                  <w:r>
                    <w:rPr>
                      <w:noProof/>
                    </w:rPr>
                    <w:drawing>
                      <wp:inline distT="0" distB="0" distL="0" distR="0" wp14:anchorId="64B5790A" wp14:editId="597819DA">
                        <wp:extent cx="4537069" cy="326194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22400" cy="3323295"/>
                                </a:xfrm>
                                <a:prstGeom prst="rect">
                                  <a:avLst/>
                                </a:prstGeom>
                              </pic:spPr>
                            </pic:pic>
                          </a:graphicData>
                        </a:graphic>
                      </wp:inline>
                    </w:drawing>
                  </w:r>
                </w:p>
                <w:p w:rsidR="00C274C5" w:rsidP="00C274C5" w:rsidRDefault="00C274C5" w14:paraId="0AC3BAC3" w14:textId="77777777">
                  <w:pPr>
                    <w:rPr>
                      <w:rFonts w:ascii="Sanofi Sans" w:hAnsi="Sanofi Sans"/>
                      <w:sz w:val="20"/>
                      <w:szCs w:val="20"/>
                    </w:rPr>
                  </w:pPr>
                </w:p>
              </w:tc>
            </w:tr>
          </w:tbl>
          <w:p w:rsidR="00C274C5" w:rsidP="00747BAD" w:rsidRDefault="00C274C5" w14:paraId="02CC6FD2" w14:textId="6F849696">
            <w:pPr>
              <w:rPr>
                <w:rFonts w:ascii="Sanofi Sans" w:hAnsi="Sanofi Sans"/>
                <w:sz w:val="20"/>
                <w:szCs w:val="20"/>
              </w:rPr>
            </w:pPr>
          </w:p>
          <w:p w:rsidR="00B60FB8" w:rsidP="00747BAD" w:rsidRDefault="00B60FB8" w14:paraId="4C91E2E4" w14:textId="13BA1BF9">
            <w:pPr>
              <w:rPr>
                <w:rFonts w:ascii="Sanofi Sans" w:hAnsi="Sanofi Sans"/>
                <w:sz w:val="20"/>
                <w:szCs w:val="20"/>
              </w:rPr>
            </w:pPr>
          </w:p>
          <w:p w:rsidR="00B60FB8" w:rsidP="00747BAD" w:rsidRDefault="00B60FB8" w14:paraId="65CFDC72" w14:textId="7248FC12">
            <w:pPr>
              <w:rPr>
                <w:rFonts w:ascii="Sanofi Sans" w:hAnsi="Sanofi Sans"/>
                <w:sz w:val="20"/>
                <w:szCs w:val="20"/>
              </w:rPr>
            </w:pPr>
          </w:p>
          <w:p w:rsidR="00B60FB8" w:rsidP="00747BAD" w:rsidRDefault="00B60FB8" w14:paraId="74FB25A3" w14:textId="61DFDC05">
            <w:pPr>
              <w:rPr>
                <w:rFonts w:ascii="Sanofi Sans" w:hAnsi="Sanofi Sans"/>
                <w:sz w:val="20"/>
                <w:szCs w:val="20"/>
              </w:rPr>
            </w:pPr>
          </w:p>
          <w:p w:rsidR="00B60FB8" w:rsidP="00747BAD" w:rsidRDefault="00B60FB8" w14:paraId="640884C1" w14:textId="35D9D142">
            <w:pPr>
              <w:rPr>
                <w:rFonts w:ascii="Sanofi Sans" w:hAnsi="Sanofi Sans"/>
                <w:sz w:val="20"/>
                <w:szCs w:val="20"/>
              </w:rPr>
            </w:pPr>
          </w:p>
          <w:p w:rsidR="00B60FB8" w:rsidP="00747BAD" w:rsidRDefault="00B60FB8" w14:paraId="003D8F19" w14:textId="7D4B34BE">
            <w:pPr>
              <w:rPr>
                <w:rFonts w:ascii="Sanofi Sans" w:hAnsi="Sanofi Sans"/>
                <w:sz w:val="20"/>
                <w:szCs w:val="20"/>
              </w:rPr>
            </w:pPr>
          </w:p>
          <w:p w:rsidR="00FE0254" w:rsidP="00747BAD" w:rsidRDefault="00FE0254" w14:paraId="49334ED7" w14:textId="77777777">
            <w:pPr>
              <w:rPr>
                <w:rFonts w:ascii="Sanofi Sans" w:hAnsi="Sanofi Sans"/>
                <w:sz w:val="20"/>
                <w:szCs w:val="20"/>
              </w:rPr>
            </w:pPr>
          </w:p>
          <w:p w:rsidR="00B60FB8" w:rsidP="00747BAD" w:rsidRDefault="00B60FB8" w14:paraId="3285EC6E" w14:textId="77777777">
            <w:pPr>
              <w:rPr>
                <w:rFonts w:ascii="Sanofi Sans" w:hAnsi="Sanofi Sans"/>
                <w:sz w:val="20"/>
                <w:szCs w:val="20"/>
              </w:rPr>
            </w:pPr>
          </w:p>
          <w:tbl>
            <w:tblPr>
              <w:tblStyle w:val="TableGrid"/>
              <w:tblW w:w="0" w:type="auto"/>
              <w:tblLook w:val="04A0" w:firstRow="1" w:lastRow="0" w:firstColumn="1" w:lastColumn="0" w:noHBand="0" w:noVBand="1"/>
            </w:tblPr>
            <w:tblGrid>
              <w:gridCol w:w="1282"/>
              <w:gridCol w:w="8045"/>
            </w:tblGrid>
            <w:tr w:rsidR="00E34448" w:rsidTr="006776F7" w14:paraId="44399FCB" w14:textId="77777777">
              <w:tc>
                <w:tcPr>
                  <w:tcW w:w="1282" w:type="dxa"/>
                </w:tcPr>
                <w:p w:rsidR="00E34448" w:rsidP="00E34448" w:rsidRDefault="00E34448" w14:paraId="503EF907" w14:textId="17F3AF99">
                  <w:pPr>
                    <w:rPr>
                      <w:rFonts w:ascii="Sanofi Sans" w:hAnsi="Sanofi Sans"/>
                      <w:sz w:val="20"/>
                      <w:szCs w:val="20"/>
                    </w:rPr>
                  </w:pPr>
                  <w:r>
                    <w:rPr>
                      <w:rFonts w:ascii="Sanofi Sans" w:hAnsi="Sanofi Sans"/>
                      <w:b/>
                      <w:bCs/>
                      <w:sz w:val="18"/>
                      <w:szCs w:val="18"/>
                    </w:rPr>
                    <w:t>ALLEXCEPT()</w:t>
                  </w:r>
                </w:p>
              </w:tc>
              <w:tc>
                <w:tcPr>
                  <w:tcW w:w="8045" w:type="dxa"/>
                </w:tcPr>
                <w:p w:rsidR="00E34448" w:rsidP="00467C3C" w:rsidRDefault="00467C3C" w14:paraId="1AE45265" w14:textId="70081180">
                  <w:pPr>
                    <w:rPr>
                      <w:rFonts w:ascii="Sanofi Sans" w:hAnsi="Sanofi Sans"/>
                      <w:sz w:val="20"/>
                      <w:szCs w:val="20"/>
                    </w:rPr>
                  </w:pPr>
                  <w:r>
                    <w:rPr>
                      <w:rFonts w:ascii="Sanofi Sans" w:hAnsi="Sanofi Sans"/>
                      <w:sz w:val="20"/>
                      <w:szCs w:val="20"/>
                    </w:rPr>
                    <w:t>S</w:t>
                  </w:r>
                  <w:r w:rsidRPr="00467C3C">
                    <w:rPr>
                      <w:rFonts w:ascii="Sanofi Sans" w:hAnsi="Sanofi Sans"/>
                      <w:sz w:val="20"/>
                      <w:szCs w:val="20"/>
                    </w:rPr>
                    <w:t>imilar to the ALL function in that it returns a table that</w:t>
                  </w:r>
                  <w:r>
                    <w:rPr>
                      <w:rFonts w:ascii="Sanofi Sans" w:hAnsi="Sanofi Sans"/>
                      <w:sz w:val="20"/>
                      <w:szCs w:val="20"/>
                    </w:rPr>
                    <w:t xml:space="preserve"> </w:t>
                  </w:r>
                  <w:r w:rsidRPr="00467C3C">
                    <w:rPr>
                      <w:rFonts w:ascii="Sanofi Sans" w:hAnsi="Sanofi Sans"/>
                      <w:sz w:val="20"/>
                      <w:szCs w:val="20"/>
                    </w:rPr>
                    <w:t>includes all of the values for the combination of columns from the specified table,</w:t>
                  </w:r>
                  <w:r>
                    <w:rPr>
                      <w:rFonts w:ascii="Sanofi Sans" w:hAnsi="Sanofi Sans"/>
                      <w:sz w:val="20"/>
                      <w:szCs w:val="20"/>
                    </w:rPr>
                    <w:t xml:space="preserve"> </w:t>
                  </w:r>
                  <w:r w:rsidRPr="00467C3C">
                    <w:rPr>
                      <w:rFonts w:ascii="Sanofi Sans" w:hAnsi="Sanofi Sans"/>
                      <w:sz w:val="20"/>
                      <w:szCs w:val="20"/>
                    </w:rPr>
                    <w:t>excluding the specified columns. Like the ALL function, it can be used with the</w:t>
                  </w:r>
                  <w:r>
                    <w:rPr>
                      <w:rFonts w:ascii="Sanofi Sans" w:hAnsi="Sanofi Sans"/>
                      <w:sz w:val="20"/>
                      <w:szCs w:val="20"/>
                    </w:rPr>
                    <w:t xml:space="preserve"> </w:t>
                  </w:r>
                  <w:r w:rsidRPr="00467C3C">
                    <w:rPr>
                      <w:rFonts w:ascii="Sanofi Sans" w:hAnsi="Sanofi Sans"/>
                      <w:sz w:val="20"/>
                      <w:szCs w:val="20"/>
                    </w:rPr>
                    <w:t>CALCULATE and CALCULATETABLE functions to remove filters from all but the</w:t>
                  </w:r>
                  <w:r>
                    <w:rPr>
                      <w:rFonts w:ascii="Sanofi Sans" w:hAnsi="Sanofi Sans"/>
                      <w:sz w:val="20"/>
                      <w:szCs w:val="20"/>
                    </w:rPr>
                    <w:t xml:space="preserve"> </w:t>
                  </w:r>
                  <w:r w:rsidRPr="00467C3C">
                    <w:rPr>
                      <w:rFonts w:ascii="Sanofi Sans" w:hAnsi="Sanofi Sans"/>
                      <w:sz w:val="20"/>
                      <w:szCs w:val="20"/>
                    </w:rPr>
                    <w:t>specified columns.</w:t>
                  </w:r>
                </w:p>
              </w:tc>
            </w:tr>
            <w:tr w:rsidR="00E34448" w:rsidTr="006776F7" w14:paraId="014525E6" w14:textId="77777777">
              <w:tc>
                <w:tcPr>
                  <w:tcW w:w="9327" w:type="dxa"/>
                  <w:gridSpan w:val="2"/>
                </w:tcPr>
                <w:p w:rsidR="00E34448" w:rsidP="00E34448" w:rsidRDefault="00E34448" w14:paraId="2762636E" w14:textId="712A83ED">
                  <w:pPr>
                    <w:rPr>
                      <w:rFonts w:ascii="Sanofi Sans" w:hAnsi="Sanofi Sans"/>
                      <w:sz w:val="20"/>
                      <w:szCs w:val="20"/>
                    </w:rPr>
                  </w:pPr>
                </w:p>
                <w:p w:rsidR="003F0D25" w:rsidP="00E34448" w:rsidRDefault="00AC3146" w14:paraId="07141216" w14:textId="06B8B009">
                  <w:pPr>
                    <w:rPr>
                      <w:rFonts w:ascii="Sanofi Sans" w:hAnsi="Sanofi Sans"/>
                      <w:sz w:val="20"/>
                      <w:szCs w:val="20"/>
                    </w:rPr>
                  </w:pPr>
                  <w:r>
                    <w:rPr>
                      <w:noProof/>
                    </w:rPr>
                    <w:drawing>
                      <wp:inline distT="0" distB="0" distL="0" distR="0" wp14:anchorId="76460E93" wp14:editId="3EEA412D">
                        <wp:extent cx="4123680" cy="1327639"/>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83378" cy="1346859"/>
                                </a:xfrm>
                                <a:prstGeom prst="rect">
                                  <a:avLst/>
                                </a:prstGeom>
                              </pic:spPr>
                            </pic:pic>
                          </a:graphicData>
                        </a:graphic>
                      </wp:inline>
                    </w:drawing>
                  </w:r>
                </w:p>
                <w:p w:rsidR="003F0D25" w:rsidP="00E34448" w:rsidRDefault="003F0D25" w14:paraId="2063F4C8" w14:textId="7579A999">
                  <w:pPr>
                    <w:rPr>
                      <w:rFonts w:ascii="Sanofi Sans" w:hAnsi="Sanofi Sans"/>
                      <w:sz w:val="20"/>
                      <w:szCs w:val="20"/>
                    </w:rPr>
                  </w:pPr>
                </w:p>
                <w:p w:rsidR="00FF58B9" w:rsidP="00E34448" w:rsidRDefault="00FF58B9" w14:paraId="576C51BC" w14:textId="57EFBBF5">
                  <w:pPr>
                    <w:rPr>
                      <w:rFonts w:ascii="Sanofi Sans" w:hAnsi="Sanofi Sans"/>
                      <w:sz w:val="20"/>
                      <w:szCs w:val="20"/>
                    </w:rPr>
                  </w:pPr>
                  <w:r>
                    <w:rPr>
                      <w:rFonts w:ascii="Sanofi Sans" w:hAnsi="Sanofi Sans"/>
                      <w:sz w:val="20"/>
                      <w:szCs w:val="20"/>
                    </w:rPr>
                    <w:t>Example:</w:t>
                  </w:r>
                </w:p>
                <w:p w:rsidR="00197EEF" w:rsidP="00E34448" w:rsidRDefault="00197EEF" w14:paraId="230A9952" w14:textId="77777777">
                  <w:pPr>
                    <w:rPr>
                      <w:rFonts w:ascii="Sanofi Sans" w:hAnsi="Sanofi Sans"/>
                      <w:sz w:val="20"/>
                      <w:szCs w:val="20"/>
                    </w:rPr>
                  </w:pPr>
                </w:p>
                <w:p w:rsidR="00E70C32" w:rsidP="00E34448" w:rsidRDefault="00AB48B7" w14:paraId="7404057A" w14:textId="3B831364">
                  <w:pPr>
                    <w:rPr>
                      <w:rFonts w:ascii="Sanofi Sans" w:hAnsi="Sanofi Sans"/>
                      <w:sz w:val="20"/>
                      <w:szCs w:val="20"/>
                    </w:rPr>
                  </w:pPr>
                  <w:r w:rsidRPr="00AB48B7">
                    <w:rPr>
                      <w:rFonts w:ascii="Sanofi Sans" w:hAnsi="Sanofi Sans"/>
                      <w:sz w:val="20"/>
                      <w:szCs w:val="20"/>
                    </w:rPr>
                    <w:t xml:space="preserve"> </w:t>
                  </w:r>
                  <w:r w:rsidR="00FF58B9">
                    <w:rPr>
                      <w:noProof/>
                    </w:rPr>
                    <w:drawing>
                      <wp:inline distT="0" distB="0" distL="0" distR="0" wp14:anchorId="2E8BC1F7" wp14:editId="5971954E">
                        <wp:extent cx="5161085" cy="2519496"/>
                        <wp:effectExtent l="0" t="0" r="190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79149" cy="2528315"/>
                                </a:xfrm>
                                <a:prstGeom prst="rect">
                                  <a:avLst/>
                                </a:prstGeom>
                              </pic:spPr>
                            </pic:pic>
                          </a:graphicData>
                        </a:graphic>
                      </wp:inline>
                    </w:drawing>
                  </w:r>
                </w:p>
                <w:p w:rsidR="00E70C32" w:rsidP="00E34448" w:rsidRDefault="00E70C32" w14:paraId="2111943A" w14:textId="77777777">
                  <w:pPr>
                    <w:rPr>
                      <w:rFonts w:ascii="Sanofi Sans" w:hAnsi="Sanofi Sans"/>
                      <w:sz w:val="20"/>
                      <w:szCs w:val="20"/>
                    </w:rPr>
                  </w:pPr>
                </w:p>
                <w:p w:rsidR="00A617A9" w:rsidP="00EE4E4B" w:rsidRDefault="00E34448" w14:paraId="55117C4C" w14:textId="77777777">
                  <w:pPr>
                    <w:rPr>
                      <w:rFonts w:ascii="FluentSystemIcons-Regular" w:hAnsi="FluentSystemIcons-Regular"/>
                      <w:b/>
                      <w:bCs/>
                      <w:color w:val="7A00E6"/>
                      <w:sz w:val="36"/>
                      <w:szCs w:val="36"/>
                    </w:rPr>
                  </w:pPr>
                  <w:r w:rsidRPr="00345F23">
                    <w:rPr>
                      <w:rFonts w:ascii="FluentSystemIcons-Regular" w:hAnsi="FluentSystemIcons-Regular"/>
                      <w:b/>
                      <w:bCs/>
                      <w:color w:val="7A00E6"/>
                      <w:sz w:val="36"/>
                      <w:szCs w:val="36"/>
                    </w:rPr>
                    <w:t></w:t>
                  </w:r>
                </w:p>
                <w:p w:rsidRPr="00EE4E4B" w:rsidR="00EE4E4B" w:rsidP="00EE4E4B" w:rsidRDefault="00A617A9" w14:paraId="45E95C04" w14:textId="1ADA64BA">
                  <w:pPr>
                    <w:rPr>
                      <w:rFonts w:ascii="Sanofi Sans" w:hAnsi="Sanofi Sans"/>
                      <w:sz w:val="20"/>
                      <w:szCs w:val="20"/>
                    </w:rPr>
                  </w:pPr>
                  <w:r w:rsidRPr="00A617A9">
                    <w:rPr>
                      <w:rFonts w:ascii="Sanofi Sans" w:hAnsi="Sanofi Sans"/>
                      <w:sz w:val="20"/>
                      <w:szCs w:val="20"/>
                    </w:rPr>
                    <w:t>-</w:t>
                  </w:r>
                  <w:r w:rsidR="007431A4">
                    <w:rPr>
                      <w:rFonts w:ascii="Sanofi Sans" w:hAnsi="Sanofi Sans"/>
                      <w:sz w:val="20"/>
                      <w:szCs w:val="20"/>
                    </w:rPr>
                    <w:t xml:space="preserve">ALLEXCEPT </w:t>
                  </w:r>
                  <w:r w:rsidRPr="00EE4E4B" w:rsidR="00EE4E4B">
                    <w:rPr>
                      <w:rFonts w:ascii="Sanofi Sans" w:hAnsi="Sanofi Sans"/>
                      <w:sz w:val="20"/>
                      <w:szCs w:val="20"/>
                    </w:rPr>
                    <w:t>is</w:t>
                  </w:r>
                  <w:r w:rsidR="007431A4">
                    <w:rPr>
                      <w:rFonts w:ascii="Sanofi Sans" w:hAnsi="Sanofi Sans"/>
                      <w:sz w:val="20"/>
                      <w:szCs w:val="20"/>
                    </w:rPr>
                    <w:t xml:space="preserve"> </w:t>
                  </w:r>
                  <w:r w:rsidRPr="00EE4E4B" w:rsidR="00EE4E4B">
                    <w:rPr>
                      <w:rFonts w:ascii="Sanofi Sans" w:hAnsi="Sanofi Sans"/>
                      <w:sz w:val="20"/>
                      <w:szCs w:val="20"/>
                    </w:rPr>
                    <w:t>very similar to the ALL function.</w:t>
                  </w:r>
                  <w:r w:rsidR="007431A4">
                    <w:rPr>
                      <w:rFonts w:ascii="Sanofi Sans" w:hAnsi="Sanofi Sans"/>
                      <w:sz w:val="20"/>
                      <w:szCs w:val="20"/>
                    </w:rPr>
                    <w:t xml:space="preserve"> </w:t>
                  </w:r>
                  <w:r w:rsidRPr="00EE4E4B" w:rsidR="00EE4E4B">
                    <w:rPr>
                      <w:rFonts w:ascii="Sanofi Sans" w:hAnsi="Sanofi Sans"/>
                      <w:sz w:val="20"/>
                      <w:szCs w:val="20"/>
                    </w:rPr>
                    <w:t>However, instead of specifying the columns to be removed from the filter</w:t>
                  </w:r>
                  <w:r w:rsidR="003876E0">
                    <w:rPr>
                      <w:rFonts w:ascii="Sanofi Sans" w:hAnsi="Sanofi Sans"/>
                      <w:sz w:val="20"/>
                      <w:szCs w:val="20"/>
                    </w:rPr>
                    <w:t xml:space="preserve"> </w:t>
                  </w:r>
                  <w:r w:rsidRPr="00EE4E4B" w:rsidR="00EE4E4B">
                    <w:rPr>
                      <w:rFonts w:ascii="Sanofi Sans" w:hAnsi="Sanofi Sans"/>
                      <w:sz w:val="20"/>
                      <w:szCs w:val="20"/>
                    </w:rPr>
                    <w:t>context, you specify the columns that should remain.</w:t>
                  </w:r>
                </w:p>
                <w:p w:rsidRPr="00EE4E4B" w:rsidR="00EE4E4B" w:rsidP="00EE4E4B" w:rsidRDefault="00A617A9" w14:paraId="416E182F" w14:textId="49525097">
                  <w:pPr>
                    <w:rPr>
                      <w:rFonts w:ascii="Sanofi Sans" w:hAnsi="Sanofi Sans"/>
                      <w:sz w:val="20"/>
                      <w:szCs w:val="20"/>
                    </w:rPr>
                  </w:pPr>
                  <w:r>
                    <w:rPr>
                      <w:rFonts w:ascii="Sanofi Sans" w:hAnsi="Sanofi Sans"/>
                      <w:sz w:val="20"/>
                      <w:szCs w:val="20"/>
                    </w:rPr>
                    <w:t>-</w:t>
                  </w:r>
                  <w:r w:rsidRPr="00EE4E4B" w:rsidR="00EE4E4B">
                    <w:rPr>
                      <w:rFonts w:ascii="Sanofi Sans" w:hAnsi="Sanofi Sans"/>
                      <w:sz w:val="20"/>
                      <w:szCs w:val="20"/>
                    </w:rPr>
                    <w:t xml:space="preserve">It will remove </w:t>
                  </w:r>
                  <w:r w:rsidRPr="00EE4E4B">
                    <w:rPr>
                      <w:rFonts w:ascii="Sanofi Sans" w:hAnsi="Sanofi Sans"/>
                      <w:sz w:val="20"/>
                      <w:szCs w:val="20"/>
                    </w:rPr>
                    <w:t>all</w:t>
                  </w:r>
                  <w:r w:rsidRPr="00EE4E4B" w:rsidR="00EE4E4B">
                    <w:rPr>
                      <w:rFonts w:ascii="Sanofi Sans" w:hAnsi="Sanofi Sans"/>
                      <w:sz w:val="20"/>
                      <w:szCs w:val="20"/>
                    </w:rPr>
                    <w:t xml:space="preserve"> the columns in the specified table, except those given as the</w:t>
                  </w:r>
                  <w:r w:rsidR="003876E0">
                    <w:rPr>
                      <w:rFonts w:ascii="Sanofi Sans" w:hAnsi="Sanofi Sans"/>
                      <w:sz w:val="20"/>
                      <w:szCs w:val="20"/>
                    </w:rPr>
                    <w:t xml:space="preserve"> </w:t>
                  </w:r>
                  <w:r w:rsidRPr="00EE4E4B" w:rsidR="00EE4E4B">
                    <w:rPr>
                      <w:rFonts w:ascii="Sanofi Sans" w:hAnsi="Sanofi Sans"/>
                      <w:sz w:val="20"/>
                      <w:szCs w:val="20"/>
                    </w:rPr>
                    <w:t>column parameters.</w:t>
                  </w:r>
                </w:p>
                <w:p w:rsidRPr="00EE4E4B" w:rsidR="00EE4E4B" w:rsidP="00EE4E4B" w:rsidRDefault="00A617A9" w14:paraId="722E886A" w14:textId="75EA9016">
                  <w:pPr>
                    <w:rPr>
                      <w:rFonts w:ascii="Sanofi Sans" w:hAnsi="Sanofi Sans"/>
                      <w:sz w:val="20"/>
                      <w:szCs w:val="20"/>
                    </w:rPr>
                  </w:pPr>
                  <w:r>
                    <w:rPr>
                      <w:rFonts w:ascii="Sanofi Sans" w:hAnsi="Sanofi Sans"/>
                      <w:sz w:val="20"/>
                      <w:szCs w:val="20"/>
                    </w:rPr>
                    <w:t>-</w:t>
                  </w:r>
                  <w:r w:rsidRPr="00EE4E4B" w:rsidR="00EE4E4B">
                    <w:rPr>
                      <w:rFonts w:ascii="Sanofi Sans" w:hAnsi="Sanofi Sans"/>
                      <w:sz w:val="20"/>
                      <w:szCs w:val="20"/>
                    </w:rPr>
                    <w:t>Unlike the ALL function, you must specify both the table name and one or more</w:t>
                  </w:r>
                  <w:r w:rsidR="003876E0">
                    <w:rPr>
                      <w:rFonts w:ascii="Sanofi Sans" w:hAnsi="Sanofi Sans"/>
                      <w:sz w:val="20"/>
                      <w:szCs w:val="20"/>
                    </w:rPr>
                    <w:t xml:space="preserve"> </w:t>
                  </w:r>
                  <w:r w:rsidRPr="00EE4E4B" w:rsidR="00EE4E4B">
                    <w:rPr>
                      <w:rFonts w:ascii="Sanofi Sans" w:hAnsi="Sanofi Sans"/>
                      <w:sz w:val="20"/>
                      <w:szCs w:val="20"/>
                    </w:rPr>
                    <w:t>column names.</w:t>
                  </w:r>
                </w:p>
                <w:p w:rsidRPr="00EE4E4B" w:rsidR="00EE4E4B" w:rsidP="00EE4E4B" w:rsidRDefault="00CD5189" w14:paraId="337CC3F9" w14:textId="4CE8724D">
                  <w:pPr>
                    <w:rPr>
                      <w:rFonts w:ascii="Sanofi Sans" w:hAnsi="Sanofi Sans"/>
                      <w:sz w:val="20"/>
                      <w:szCs w:val="20"/>
                    </w:rPr>
                  </w:pPr>
                  <w:r>
                    <w:rPr>
                      <w:rFonts w:ascii="Sanofi Sans" w:hAnsi="Sanofi Sans"/>
                      <w:sz w:val="20"/>
                      <w:szCs w:val="20"/>
                    </w:rPr>
                    <w:t>-</w:t>
                  </w:r>
                  <w:r w:rsidRPr="00EE4E4B" w:rsidR="00EE4E4B">
                    <w:rPr>
                      <w:rFonts w:ascii="Sanofi Sans" w:hAnsi="Sanofi Sans"/>
                      <w:sz w:val="20"/>
                      <w:szCs w:val="20"/>
                    </w:rPr>
                    <w:t>The ALLEXCEPT function is useful where you have lots of filters being applied to</w:t>
                  </w:r>
                  <w:r w:rsidR="003876E0">
                    <w:rPr>
                      <w:rFonts w:ascii="Sanofi Sans" w:hAnsi="Sanofi Sans"/>
                      <w:sz w:val="20"/>
                      <w:szCs w:val="20"/>
                    </w:rPr>
                    <w:t xml:space="preserve"> </w:t>
                  </w:r>
                  <w:r w:rsidRPr="00EE4E4B" w:rsidR="00EE4E4B">
                    <w:rPr>
                      <w:rFonts w:ascii="Sanofi Sans" w:hAnsi="Sanofi Sans"/>
                      <w:sz w:val="20"/>
                      <w:szCs w:val="20"/>
                    </w:rPr>
                    <w:t>the filter context.</w:t>
                  </w:r>
                </w:p>
                <w:p w:rsidRPr="00EE4E4B" w:rsidR="00EE4E4B" w:rsidP="00EE4E4B" w:rsidRDefault="00CD5189" w14:paraId="7F8226A7" w14:textId="0C75DA41">
                  <w:pPr>
                    <w:rPr>
                      <w:rFonts w:ascii="Sanofi Sans" w:hAnsi="Sanofi Sans"/>
                      <w:sz w:val="20"/>
                      <w:szCs w:val="20"/>
                    </w:rPr>
                  </w:pPr>
                  <w:r>
                    <w:rPr>
                      <w:rFonts w:ascii="Sanofi Sans" w:hAnsi="Sanofi Sans"/>
                      <w:sz w:val="20"/>
                      <w:szCs w:val="20"/>
                    </w:rPr>
                    <w:t>-</w:t>
                  </w:r>
                  <w:r w:rsidRPr="00EE4E4B" w:rsidR="00EE4E4B">
                    <w:rPr>
                      <w:rFonts w:ascii="Sanofi Sans" w:hAnsi="Sanofi Sans"/>
                      <w:sz w:val="20"/>
                      <w:szCs w:val="20"/>
                    </w:rPr>
                    <w:t>Suppose you had a case where there were 30 filters applied and you only wanted</w:t>
                  </w:r>
                  <w:r w:rsidR="003876E0">
                    <w:rPr>
                      <w:rFonts w:ascii="Sanofi Sans" w:hAnsi="Sanofi Sans"/>
                      <w:sz w:val="20"/>
                      <w:szCs w:val="20"/>
                    </w:rPr>
                    <w:t xml:space="preserve"> </w:t>
                  </w:r>
                  <w:r w:rsidRPr="00EE4E4B" w:rsidR="00EE4E4B">
                    <w:rPr>
                      <w:rFonts w:ascii="Sanofi Sans" w:hAnsi="Sanofi Sans"/>
                      <w:sz w:val="20"/>
                      <w:szCs w:val="20"/>
                    </w:rPr>
                    <w:t>to retain one of them for your calculation. In such a case, if you were using the</w:t>
                  </w:r>
                  <w:r w:rsidR="00A617A9">
                    <w:rPr>
                      <w:rFonts w:ascii="Sanofi Sans" w:hAnsi="Sanofi Sans"/>
                      <w:sz w:val="20"/>
                      <w:szCs w:val="20"/>
                    </w:rPr>
                    <w:t xml:space="preserve"> </w:t>
                  </w:r>
                  <w:r w:rsidRPr="00EE4E4B" w:rsidR="00EE4E4B">
                    <w:rPr>
                      <w:rFonts w:ascii="Sanofi Sans" w:hAnsi="Sanofi Sans"/>
                      <w:sz w:val="20"/>
                      <w:szCs w:val="20"/>
                    </w:rPr>
                    <w:t>ALL function, you would need to pass 29 columns as parameters.</w:t>
                  </w:r>
                </w:p>
                <w:p w:rsidR="00E34448" w:rsidP="00E34448" w:rsidRDefault="00CD5189" w14:paraId="3CE74D5F" w14:textId="6B341B87">
                  <w:pPr>
                    <w:rPr>
                      <w:rFonts w:ascii="Sanofi Sans" w:hAnsi="Sanofi Sans"/>
                      <w:sz w:val="20"/>
                      <w:szCs w:val="20"/>
                    </w:rPr>
                  </w:pPr>
                  <w:r>
                    <w:rPr>
                      <w:rFonts w:ascii="Sanofi Sans" w:hAnsi="Sanofi Sans"/>
                      <w:sz w:val="20"/>
                      <w:szCs w:val="20"/>
                    </w:rPr>
                    <w:t>-</w:t>
                  </w:r>
                  <w:r w:rsidRPr="00EE4E4B" w:rsidR="00EE4E4B">
                    <w:rPr>
                      <w:rFonts w:ascii="Sanofi Sans" w:hAnsi="Sanofi Sans"/>
                      <w:sz w:val="20"/>
                      <w:szCs w:val="20"/>
                    </w:rPr>
                    <w:t>With the ALLEXCEPT function, you would only need to pass the table</w:t>
                  </w:r>
                  <w:r w:rsidR="00204AC0">
                    <w:rPr>
                      <w:rFonts w:ascii="Sanofi Sans" w:hAnsi="Sanofi Sans"/>
                      <w:sz w:val="20"/>
                      <w:szCs w:val="20"/>
                    </w:rPr>
                    <w:t xml:space="preserve"> name</w:t>
                  </w:r>
                  <w:r w:rsidR="003F241F">
                    <w:rPr>
                      <w:rFonts w:ascii="Sanofi Sans" w:hAnsi="Sanofi Sans"/>
                      <w:sz w:val="20"/>
                      <w:szCs w:val="20"/>
                    </w:rPr>
                    <w:t xml:space="preserve"> and the name of the column that you wanted to retain the filter for.</w:t>
                  </w:r>
                </w:p>
                <w:p w:rsidR="00E34448" w:rsidP="00E34448" w:rsidRDefault="00E34448" w14:paraId="10900CBB" w14:textId="77777777">
                  <w:pPr>
                    <w:rPr>
                      <w:rFonts w:ascii="Sanofi Sans" w:hAnsi="Sanofi Sans"/>
                      <w:sz w:val="20"/>
                      <w:szCs w:val="20"/>
                    </w:rPr>
                  </w:pPr>
                </w:p>
              </w:tc>
            </w:tr>
          </w:tbl>
          <w:p w:rsidR="00C274C5" w:rsidP="00747BAD" w:rsidRDefault="00C274C5" w14:paraId="7AF10CA8" w14:textId="0C7F8D22">
            <w:pPr>
              <w:rPr>
                <w:rFonts w:ascii="Sanofi Sans" w:hAnsi="Sanofi Sans"/>
                <w:sz w:val="20"/>
                <w:szCs w:val="20"/>
              </w:rPr>
            </w:pPr>
          </w:p>
          <w:p w:rsidR="00C274C5" w:rsidP="00747BAD" w:rsidRDefault="00C274C5" w14:paraId="14560DD2" w14:textId="0A9FF8C3">
            <w:pPr>
              <w:rPr>
                <w:rFonts w:ascii="Sanofi Sans" w:hAnsi="Sanofi Sans"/>
                <w:sz w:val="20"/>
                <w:szCs w:val="20"/>
              </w:rPr>
            </w:pPr>
          </w:p>
          <w:p w:rsidR="00FE0254" w:rsidP="00747BAD" w:rsidRDefault="00FE0254" w14:paraId="361705E4" w14:textId="2C49DD60">
            <w:pPr>
              <w:rPr>
                <w:rFonts w:ascii="Sanofi Sans" w:hAnsi="Sanofi Sans"/>
                <w:sz w:val="20"/>
                <w:szCs w:val="20"/>
              </w:rPr>
            </w:pPr>
          </w:p>
          <w:p w:rsidR="00FE0254" w:rsidP="00747BAD" w:rsidRDefault="00FE0254" w14:paraId="28BE8976" w14:textId="77777777">
            <w:pPr>
              <w:rPr>
                <w:rFonts w:ascii="Sanofi Sans" w:hAnsi="Sanofi Sans"/>
                <w:sz w:val="20"/>
                <w:szCs w:val="20"/>
              </w:rPr>
            </w:pPr>
          </w:p>
          <w:p w:rsidR="008A3EEF" w:rsidP="00747BAD" w:rsidRDefault="008A3EEF" w14:paraId="2618147D" w14:textId="04D6CE9D">
            <w:pPr>
              <w:rPr>
                <w:rFonts w:ascii="Sanofi Sans" w:hAnsi="Sanofi Sans"/>
                <w:sz w:val="20"/>
                <w:szCs w:val="20"/>
              </w:rPr>
            </w:pPr>
          </w:p>
          <w:p w:rsidR="008A3EEF" w:rsidP="00747BAD" w:rsidRDefault="008A3EEF" w14:paraId="3FC11049" w14:textId="6C9AA3A6">
            <w:pPr>
              <w:rPr>
                <w:rFonts w:ascii="Sanofi Sans" w:hAnsi="Sanofi Sans"/>
                <w:sz w:val="20"/>
                <w:szCs w:val="20"/>
              </w:rPr>
            </w:pPr>
          </w:p>
          <w:p w:rsidR="008A3EEF" w:rsidP="00747BAD" w:rsidRDefault="008A3EEF" w14:paraId="0384FD10" w14:textId="4E8CFE75">
            <w:pPr>
              <w:rPr>
                <w:rFonts w:ascii="Sanofi Sans" w:hAnsi="Sanofi Sans"/>
                <w:sz w:val="20"/>
                <w:szCs w:val="20"/>
              </w:rPr>
            </w:pPr>
          </w:p>
          <w:p w:rsidR="00123B9A" w:rsidP="00747BAD" w:rsidRDefault="00123B9A" w14:paraId="120AA067" w14:textId="3CB8575A">
            <w:pPr>
              <w:rPr>
                <w:rFonts w:ascii="Sanofi Sans" w:hAnsi="Sanofi Sans"/>
                <w:sz w:val="20"/>
                <w:szCs w:val="20"/>
              </w:rPr>
            </w:pPr>
          </w:p>
          <w:p w:rsidR="00123B9A" w:rsidP="00747BAD" w:rsidRDefault="00123B9A" w14:paraId="06FBD990" w14:textId="06D60FD4">
            <w:pPr>
              <w:rPr>
                <w:rFonts w:ascii="Sanofi Sans" w:hAnsi="Sanofi Sans"/>
                <w:sz w:val="20"/>
                <w:szCs w:val="20"/>
              </w:rPr>
            </w:pPr>
          </w:p>
          <w:p w:rsidR="005D18F8" w:rsidP="00747BAD" w:rsidRDefault="005D18F8" w14:paraId="7C70CD4E" w14:textId="77777777">
            <w:pPr>
              <w:rPr>
                <w:rFonts w:ascii="Sanofi Sans" w:hAnsi="Sanofi Sans"/>
                <w:sz w:val="20"/>
                <w:szCs w:val="20"/>
              </w:rPr>
            </w:pPr>
          </w:p>
          <w:tbl>
            <w:tblPr>
              <w:tblStyle w:val="TableGrid"/>
              <w:tblW w:w="0" w:type="auto"/>
              <w:tblLook w:val="04A0" w:firstRow="1" w:lastRow="0" w:firstColumn="1" w:lastColumn="0" w:noHBand="0" w:noVBand="1"/>
            </w:tblPr>
            <w:tblGrid>
              <w:gridCol w:w="1534"/>
              <w:gridCol w:w="7793"/>
            </w:tblGrid>
            <w:tr w:rsidR="005D2160" w:rsidTr="006C3EE4" w14:paraId="57CC8EB5" w14:textId="77777777">
              <w:tc>
                <w:tcPr>
                  <w:tcW w:w="1534" w:type="dxa"/>
                </w:tcPr>
                <w:p w:rsidR="005D2160" w:rsidP="005D2160" w:rsidRDefault="005D2160" w14:paraId="7B603702" w14:textId="2E300C7A">
                  <w:pPr>
                    <w:rPr>
                      <w:rFonts w:ascii="Sanofi Sans" w:hAnsi="Sanofi Sans"/>
                      <w:sz w:val="20"/>
                      <w:szCs w:val="20"/>
                    </w:rPr>
                  </w:pPr>
                  <w:r>
                    <w:rPr>
                      <w:rFonts w:ascii="Sanofi Sans" w:hAnsi="Sanofi Sans"/>
                      <w:b/>
                      <w:bCs/>
                      <w:sz w:val="18"/>
                      <w:szCs w:val="18"/>
                    </w:rPr>
                    <w:t>ALLSELECTED()</w:t>
                  </w:r>
                </w:p>
              </w:tc>
              <w:tc>
                <w:tcPr>
                  <w:tcW w:w="7793" w:type="dxa"/>
                </w:tcPr>
                <w:p w:rsidR="005D2160" w:rsidP="005D2160" w:rsidRDefault="005D2160" w14:paraId="352B4396" w14:textId="568A7171">
                  <w:pPr>
                    <w:rPr>
                      <w:rFonts w:ascii="Sanofi Sans" w:hAnsi="Sanofi Sans"/>
                      <w:sz w:val="20"/>
                      <w:szCs w:val="20"/>
                    </w:rPr>
                  </w:pPr>
                  <w:r w:rsidRPr="005D2160">
                    <w:rPr>
                      <w:rFonts w:ascii="Sanofi Sans" w:hAnsi="Sanofi Sans"/>
                      <w:sz w:val="20"/>
                      <w:szCs w:val="20"/>
                    </w:rPr>
                    <w:t>This returns a table that includes all of the rows of a specified</w:t>
                  </w:r>
                  <w:r>
                    <w:rPr>
                      <w:rFonts w:ascii="Sanofi Sans" w:hAnsi="Sanofi Sans"/>
                      <w:sz w:val="20"/>
                      <w:szCs w:val="20"/>
                    </w:rPr>
                    <w:t xml:space="preserve"> </w:t>
                  </w:r>
                  <w:r w:rsidRPr="005D2160">
                    <w:rPr>
                      <w:rFonts w:ascii="Sanofi Sans" w:hAnsi="Sanofi Sans"/>
                      <w:sz w:val="20"/>
                      <w:szCs w:val="20"/>
                    </w:rPr>
                    <w:t>table or all of the values in a column or combination of columns. It ignores filters</w:t>
                  </w:r>
                  <w:r>
                    <w:rPr>
                      <w:rFonts w:ascii="Sanofi Sans" w:hAnsi="Sanofi Sans"/>
                      <w:sz w:val="20"/>
                      <w:szCs w:val="20"/>
                    </w:rPr>
                    <w:t xml:space="preserve"> </w:t>
                  </w:r>
                  <w:r w:rsidRPr="005D2160">
                    <w:rPr>
                      <w:rFonts w:ascii="Sanofi Sans" w:hAnsi="Sanofi Sans"/>
                      <w:sz w:val="20"/>
                      <w:szCs w:val="20"/>
                    </w:rPr>
                    <w:t>applied inside the query, while retaining any external filters. The ALLSELECTED</w:t>
                  </w:r>
                  <w:r>
                    <w:rPr>
                      <w:rFonts w:ascii="Sanofi Sans" w:hAnsi="Sanofi Sans"/>
                      <w:sz w:val="20"/>
                      <w:szCs w:val="20"/>
                    </w:rPr>
                    <w:t xml:space="preserve"> </w:t>
                  </w:r>
                  <w:r w:rsidRPr="005D2160">
                    <w:rPr>
                      <w:rFonts w:ascii="Sanofi Sans" w:hAnsi="Sanofi Sans"/>
                      <w:sz w:val="20"/>
                      <w:szCs w:val="20"/>
                    </w:rPr>
                    <w:t>function can be used with the CALCULATE and CALCULATETABLE functions to</w:t>
                  </w:r>
                  <w:r>
                    <w:rPr>
                      <w:rFonts w:ascii="Sanofi Sans" w:hAnsi="Sanofi Sans"/>
                      <w:sz w:val="20"/>
                      <w:szCs w:val="20"/>
                    </w:rPr>
                    <w:t xml:space="preserve"> </w:t>
                  </w:r>
                  <w:r w:rsidRPr="005D2160">
                    <w:rPr>
                      <w:rFonts w:ascii="Sanofi Sans" w:hAnsi="Sanofi Sans"/>
                      <w:sz w:val="20"/>
                      <w:szCs w:val="20"/>
                    </w:rPr>
                    <w:t>restore explicit filters and contexts.</w:t>
                  </w:r>
                </w:p>
              </w:tc>
            </w:tr>
            <w:tr w:rsidR="005D2160" w:rsidTr="006776F7" w14:paraId="10BAA4D5" w14:textId="77777777">
              <w:tc>
                <w:tcPr>
                  <w:tcW w:w="9327" w:type="dxa"/>
                  <w:gridSpan w:val="2"/>
                </w:tcPr>
                <w:p w:rsidR="005D2160" w:rsidP="005D2160" w:rsidRDefault="005D2160" w14:paraId="5D8B9EF4" w14:textId="77777777">
                  <w:pPr>
                    <w:rPr>
                      <w:rFonts w:ascii="Sanofi Sans" w:hAnsi="Sanofi Sans"/>
                      <w:sz w:val="20"/>
                      <w:szCs w:val="20"/>
                    </w:rPr>
                  </w:pPr>
                </w:p>
                <w:p w:rsidR="00AA46BC" w:rsidP="005D2160" w:rsidRDefault="006C3EE4" w14:paraId="2E1BF171" w14:textId="225FF600">
                  <w:pPr>
                    <w:rPr>
                      <w:rFonts w:ascii="Sanofi Sans" w:hAnsi="Sanofi Sans"/>
                      <w:sz w:val="20"/>
                      <w:szCs w:val="20"/>
                    </w:rPr>
                  </w:pPr>
                  <w:r>
                    <w:rPr>
                      <w:noProof/>
                    </w:rPr>
                    <w:drawing>
                      <wp:inline distT="0" distB="0" distL="0" distR="0" wp14:anchorId="566D34C4" wp14:editId="6F0B3161">
                        <wp:extent cx="4123592" cy="1327181"/>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60355" cy="1339013"/>
                                </a:xfrm>
                                <a:prstGeom prst="rect">
                                  <a:avLst/>
                                </a:prstGeom>
                              </pic:spPr>
                            </pic:pic>
                          </a:graphicData>
                        </a:graphic>
                      </wp:inline>
                    </w:drawing>
                  </w:r>
                </w:p>
                <w:p w:rsidR="00AA46BC" w:rsidP="005D2160" w:rsidRDefault="00AA46BC" w14:paraId="01D91CAC" w14:textId="7C6531AB">
                  <w:pPr>
                    <w:rPr>
                      <w:rFonts w:ascii="Sanofi Sans" w:hAnsi="Sanofi Sans"/>
                      <w:sz w:val="20"/>
                      <w:szCs w:val="20"/>
                    </w:rPr>
                  </w:pPr>
                </w:p>
                <w:p w:rsidR="00B97078" w:rsidP="005D2160" w:rsidRDefault="00B97078" w14:paraId="512F751D" w14:textId="50A8F571">
                  <w:pPr>
                    <w:rPr>
                      <w:rFonts w:ascii="Sanofi Sans" w:hAnsi="Sanofi Sans"/>
                      <w:sz w:val="20"/>
                      <w:szCs w:val="20"/>
                    </w:rPr>
                  </w:pPr>
                  <w:r>
                    <w:rPr>
                      <w:rFonts w:ascii="Sanofi Sans" w:hAnsi="Sanofi Sans"/>
                      <w:sz w:val="20"/>
                      <w:szCs w:val="20"/>
                    </w:rPr>
                    <w:t>Example:</w:t>
                  </w:r>
                </w:p>
                <w:p w:rsidR="00B97078" w:rsidP="005D2160" w:rsidRDefault="00B97078" w14:paraId="7CDCDFFE" w14:textId="4089FB59">
                  <w:pPr>
                    <w:rPr>
                      <w:rFonts w:ascii="Sanofi Sans" w:hAnsi="Sanofi Sans"/>
                      <w:sz w:val="20"/>
                      <w:szCs w:val="20"/>
                    </w:rPr>
                  </w:pPr>
                </w:p>
                <w:p w:rsidR="00B97078" w:rsidP="005D2160" w:rsidRDefault="00B97078" w14:paraId="087C6AB7" w14:textId="405193D6">
                  <w:pPr>
                    <w:rPr>
                      <w:rFonts w:ascii="Sanofi Sans" w:hAnsi="Sanofi Sans"/>
                      <w:sz w:val="20"/>
                      <w:szCs w:val="20"/>
                    </w:rPr>
                  </w:pPr>
                  <w:r>
                    <w:rPr>
                      <w:noProof/>
                    </w:rPr>
                    <w:drawing>
                      <wp:inline distT="0" distB="0" distL="0" distR="0" wp14:anchorId="14A15A01" wp14:editId="1AFACBC7">
                        <wp:extent cx="5005153" cy="2787161"/>
                        <wp:effectExtent l="0" t="0" r="508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31581" cy="2801878"/>
                                </a:xfrm>
                                <a:prstGeom prst="rect">
                                  <a:avLst/>
                                </a:prstGeom>
                              </pic:spPr>
                            </pic:pic>
                          </a:graphicData>
                        </a:graphic>
                      </wp:inline>
                    </w:drawing>
                  </w:r>
                </w:p>
                <w:p w:rsidR="00B97078" w:rsidP="005D2160" w:rsidRDefault="00B97078" w14:paraId="1484F25B" w14:textId="77777777">
                  <w:pPr>
                    <w:rPr>
                      <w:rFonts w:ascii="FluentSystemIcons-Regular" w:hAnsi="FluentSystemIcons-Regular"/>
                      <w:b/>
                      <w:bCs/>
                      <w:color w:val="7A00E6"/>
                      <w:sz w:val="36"/>
                      <w:szCs w:val="36"/>
                    </w:rPr>
                  </w:pPr>
                </w:p>
                <w:p w:rsidR="005D2160" w:rsidP="005D2160" w:rsidRDefault="005D2160" w14:paraId="507A0323" w14:textId="226840A6">
                  <w:pPr>
                    <w:rPr>
                      <w:rFonts w:ascii="FluentSystemIcons-Regular" w:hAnsi="FluentSystemIcons-Regular"/>
                      <w:b/>
                      <w:bCs/>
                      <w:color w:val="7A00E6"/>
                      <w:sz w:val="36"/>
                      <w:szCs w:val="36"/>
                    </w:rPr>
                  </w:pPr>
                  <w:r w:rsidRPr="00345F23">
                    <w:rPr>
                      <w:rFonts w:ascii="FluentSystemIcons-Regular" w:hAnsi="FluentSystemIcons-Regular"/>
                      <w:b/>
                      <w:bCs/>
                      <w:color w:val="7A00E6"/>
                      <w:sz w:val="36"/>
                      <w:szCs w:val="36"/>
                    </w:rPr>
                    <w:t></w:t>
                  </w:r>
                </w:p>
                <w:p w:rsidRPr="009A1D37" w:rsidR="009A1D37" w:rsidP="009A1D37" w:rsidRDefault="009A1D37" w14:paraId="7990AC88" w14:textId="77777777">
                  <w:pPr>
                    <w:rPr>
                      <w:rFonts w:ascii="Sanofi Sans" w:hAnsi="Sanofi Sans"/>
                      <w:sz w:val="20"/>
                      <w:szCs w:val="20"/>
                    </w:rPr>
                  </w:pPr>
                  <w:r w:rsidRPr="009A1D37">
                    <w:rPr>
                      <w:rFonts w:ascii="Sanofi Sans" w:hAnsi="Sanofi Sans"/>
                      <w:sz w:val="20"/>
                      <w:szCs w:val="20"/>
                    </w:rPr>
                    <w:t>-If there is one argument, the argument is either table name or column name. If there is more than one argument, they must be columns from the same table.</w:t>
                  </w:r>
                </w:p>
                <w:p w:rsidR="009A1D37" w:rsidP="009A1D37" w:rsidRDefault="009A1D37" w14:paraId="3129BF14" w14:textId="131C7F9B">
                  <w:pPr>
                    <w:rPr>
                      <w:rFonts w:ascii="Sanofi Sans" w:hAnsi="Sanofi Sans"/>
                      <w:sz w:val="20"/>
                      <w:szCs w:val="20"/>
                    </w:rPr>
                  </w:pPr>
                  <w:r w:rsidRPr="009A1D37">
                    <w:rPr>
                      <w:rFonts w:ascii="Sanofi Sans" w:hAnsi="Sanofi Sans"/>
                      <w:sz w:val="20"/>
                      <w:szCs w:val="20"/>
                    </w:rPr>
                    <w:t>-This function is different from ALL() because it retains all filters explicitly set within the query, and it retains all context filters other than row and column filters.</w:t>
                  </w:r>
                </w:p>
                <w:p w:rsidR="00B519C7" w:rsidP="00B519C7" w:rsidRDefault="00B519C7" w14:paraId="475827DD" w14:textId="7E78C780">
                  <w:pPr>
                    <w:rPr>
                      <w:rFonts w:ascii="Sanofi Sans" w:hAnsi="Sanofi Sans"/>
                      <w:sz w:val="20"/>
                      <w:szCs w:val="20"/>
                    </w:rPr>
                  </w:pPr>
                  <w:r>
                    <w:rPr>
                      <w:rFonts w:ascii="Sanofi Sans" w:hAnsi="Sanofi Sans"/>
                      <w:sz w:val="20"/>
                      <w:szCs w:val="20"/>
                    </w:rPr>
                    <w:t>-</w:t>
                  </w:r>
                  <w:r w:rsidRPr="00B519C7">
                    <w:rPr>
                      <w:rFonts w:ascii="Sanofi Sans" w:hAnsi="Sanofi Sans"/>
                      <w:sz w:val="20"/>
                      <w:szCs w:val="20"/>
                    </w:rPr>
                    <w:t>ALLSELECTED respects existing filter context except row and column filters within a visual. This function can be used to obtain visual totals or subtotals in queries.</w:t>
                  </w:r>
                </w:p>
                <w:p w:rsidR="00E8178B" w:rsidP="00017044" w:rsidRDefault="005D2160" w14:paraId="4775AFAD" w14:textId="047C5732">
                  <w:pPr>
                    <w:rPr>
                      <w:rFonts w:ascii="Sanofi Sans" w:hAnsi="Sanofi Sans"/>
                      <w:sz w:val="20"/>
                      <w:szCs w:val="20"/>
                    </w:rPr>
                  </w:pPr>
                  <w:r w:rsidRPr="00A617A9">
                    <w:rPr>
                      <w:rFonts w:ascii="Sanofi Sans" w:hAnsi="Sanofi Sans"/>
                      <w:sz w:val="20"/>
                      <w:szCs w:val="20"/>
                    </w:rPr>
                    <w:t>-</w:t>
                  </w:r>
                  <w:r>
                    <w:rPr>
                      <w:rFonts w:ascii="Sanofi Sans" w:hAnsi="Sanofi Sans"/>
                      <w:sz w:val="20"/>
                      <w:szCs w:val="20"/>
                    </w:rPr>
                    <w:t>ALL</w:t>
                  </w:r>
                  <w:r w:rsidR="00017044">
                    <w:rPr>
                      <w:rFonts w:ascii="Sanofi Sans" w:hAnsi="Sanofi Sans"/>
                      <w:sz w:val="20"/>
                      <w:szCs w:val="20"/>
                    </w:rPr>
                    <w:t>SELECTED is spe</w:t>
                  </w:r>
                  <w:r w:rsidR="00E8178B">
                    <w:rPr>
                      <w:rFonts w:ascii="Sanofi Sans" w:hAnsi="Sanofi Sans"/>
                      <w:sz w:val="20"/>
                      <w:szCs w:val="20"/>
                    </w:rPr>
                    <w:t xml:space="preserve">cifically designed to achieve visual calculations as ALLSELECTED removes the filter created </w:t>
                  </w:r>
                  <w:r w:rsidR="0027043A">
                    <w:rPr>
                      <w:rFonts w:ascii="Sanofi Sans" w:hAnsi="Sanofi Sans"/>
                      <w:sz w:val="20"/>
                      <w:szCs w:val="20"/>
                    </w:rPr>
                    <w:t>by the current visual (matrix) and it restores the previous filter context that is the filter created by the slicer.</w:t>
                  </w:r>
                </w:p>
                <w:p w:rsidR="005D2160" w:rsidP="005D2160" w:rsidRDefault="0027043A" w14:paraId="65BA6996" w14:textId="0A89758A">
                  <w:pPr>
                    <w:rPr>
                      <w:rFonts w:ascii="Sanofi Sans" w:hAnsi="Sanofi Sans"/>
                      <w:sz w:val="20"/>
                      <w:szCs w:val="20"/>
                    </w:rPr>
                  </w:pPr>
                  <w:r>
                    <w:rPr>
                      <w:rFonts w:ascii="Sanofi Sans" w:hAnsi="Sanofi Sans"/>
                      <w:sz w:val="20"/>
                      <w:szCs w:val="20"/>
                    </w:rPr>
                    <w:t xml:space="preserve">-You can use </w:t>
                  </w:r>
                  <w:r w:rsidR="00506C20">
                    <w:rPr>
                      <w:rFonts w:ascii="Sanofi Sans" w:hAnsi="Sanofi Sans"/>
                      <w:sz w:val="20"/>
                      <w:szCs w:val="20"/>
                    </w:rPr>
                    <w:t xml:space="preserve">ALLSELECTED in a measure that is directly put in a </w:t>
                  </w:r>
                  <w:r w:rsidR="008A3EEF">
                    <w:rPr>
                      <w:rFonts w:ascii="Sanofi Sans" w:hAnsi="Sanofi Sans"/>
                      <w:sz w:val="20"/>
                      <w:szCs w:val="20"/>
                    </w:rPr>
                    <w:t>report,</w:t>
                  </w:r>
                  <w:r w:rsidR="00165714">
                    <w:rPr>
                      <w:rFonts w:ascii="Sanofi Sans" w:hAnsi="Sanofi Sans"/>
                      <w:sz w:val="20"/>
                      <w:szCs w:val="20"/>
                    </w:rPr>
                    <w:t xml:space="preserve"> but you should never call a measure that contains ALLSELECTED</w:t>
                  </w:r>
                </w:p>
                <w:p w:rsidR="005D2160" w:rsidP="005D2160" w:rsidRDefault="005D2160" w14:paraId="3B719DAC" w14:textId="77777777">
                  <w:pPr>
                    <w:rPr>
                      <w:rFonts w:ascii="Sanofi Sans" w:hAnsi="Sanofi Sans"/>
                      <w:sz w:val="20"/>
                      <w:szCs w:val="20"/>
                    </w:rPr>
                  </w:pPr>
                </w:p>
              </w:tc>
            </w:tr>
          </w:tbl>
          <w:p w:rsidR="00C274C5" w:rsidP="00747BAD" w:rsidRDefault="00C274C5" w14:paraId="3E1C7E35" w14:textId="69ACF018">
            <w:pPr>
              <w:rPr>
                <w:rFonts w:ascii="Sanofi Sans" w:hAnsi="Sanofi Sans"/>
                <w:sz w:val="20"/>
                <w:szCs w:val="20"/>
              </w:rPr>
            </w:pPr>
          </w:p>
          <w:p w:rsidR="00A3467E" w:rsidP="00747BAD" w:rsidRDefault="00A3467E" w14:paraId="2A83C28E" w14:textId="1BCB8267">
            <w:pPr>
              <w:rPr>
                <w:rFonts w:ascii="Sanofi Sans" w:hAnsi="Sanofi Sans"/>
                <w:sz w:val="20"/>
                <w:szCs w:val="20"/>
              </w:rPr>
            </w:pPr>
          </w:p>
          <w:p w:rsidR="00A3467E" w:rsidP="00747BAD" w:rsidRDefault="00A3467E" w14:paraId="69566176" w14:textId="31E5E6FA">
            <w:pPr>
              <w:rPr>
                <w:rFonts w:ascii="Sanofi Sans" w:hAnsi="Sanofi Sans"/>
                <w:sz w:val="20"/>
                <w:szCs w:val="20"/>
              </w:rPr>
            </w:pPr>
          </w:p>
          <w:p w:rsidR="00A3467E" w:rsidP="00747BAD" w:rsidRDefault="00A3467E" w14:paraId="5BDAC901" w14:textId="317053D7">
            <w:pPr>
              <w:rPr>
                <w:rFonts w:ascii="Sanofi Sans" w:hAnsi="Sanofi Sans"/>
                <w:sz w:val="20"/>
                <w:szCs w:val="20"/>
              </w:rPr>
            </w:pPr>
          </w:p>
          <w:p w:rsidR="00693E7B" w:rsidP="00747BAD" w:rsidRDefault="00693E7B" w14:paraId="3D4D28FC" w14:textId="77777777">
            <w:pPr>
              <w:rPr>
                <w:rFonts w:ascii="Sanofi Sans" w:hAnsi="Sanofi Sans"/>
                <w:sz w:val="20"/>
                <w:szCs w:val="20"/>
              </w:rPr>
            </w:pPr>
          </w:p>
          <w:tbl>
            <w:tblPr>
              <w:tblStyle w:val="TableGrid"/>
              <w:tblW w:w="0" w:type="auto"/>
              <w:tblLook w:val="04A0" w:firstRow="1" w:lastRow="0" w:firstColumn="1" w:lastColumn="0" w:noHBand="0" w:noVBand="1"/>
            </w:tblPr>
            <w:tblGrid>
              <w:gridCol w:w="1534"/>
              <w:gridCol w:w="7793"/>
            </w:tblGrid>
            <w:tr w:rsidR="00CD7919" w:rsidTr="006776F7" w14:paraId="468C69D0" w14:textId="77777777">
              <w:tc>
                <w:tcPr>
                  <w:tcW w:w="1534" w:type="dxa"/>
                </w:tcPr>
                <w:p w:rsidR="00CD7919" w:rsidP="00CD7919" w:rsidRDefault="00CD7919" w14:paraId="02AE06DA" w14:textId="77777777">
                  <w:pPr>
                    <w:rPr>
                      <w:rFonts w:ascii="Sanofi Sans" w:hAnsi="Sanofi Sans"/>
                      <w:sz w:val="20"/>
                      <w:szCs w:val="20"/>
                    </w:rPr>
                  </w:pPr>
                  <w:r>
                    <w:rPr>
                      <w:rFonts w:ascii="Sanofi Sans" w:hAnsi="Sanofi Sans"/>
                      <w:b/>
                      <w:bCs/>
                      <w:sz w:val="18"/>
                      <w:szCs w:val="18"/>
                    </w:rPr>
                    <w:t>DISTINCT()</w:t>
                  </w:r>
                </w:p>
              </w:tc>
              <w:tc>
                <w:tcPr>
                  <w:tcW w:w="7793" w:type="dxa"/>
                </w:tcPr>
                <w:p w:rsidRPr="007B2271" w:rsidR="007B2271" w:rsidP="007B2271" w:rsidRDefault="007B2271" w14:paraId="67F6E346" w14:textId="77777777">
                  <w:pPr>
                    <w:rPr>
                      <w:rFonts w:ascii="Sanofi Sans" w:hAnsi="Sanofi Sans"/>
                      <w:sz w:val="20"/>
                      <w:szCs w:val="20"/>
                    </w:rPr>
                  </w:pPr>
                  <w:r w:rsidRPr="007B2271">
                    <w:rPr>
                      <w:rFonts w:ascii="Sanofi Sans" w:hAnsi="Sanofi Sans"/>
                      <w:sz w:val="20"/>
                      <w:szCs w:val="20"/>
                    </w:rPr>
                    <w:t xml:space="preserve">Returns a single column table of unique values when a column name is given. </w:t>
                  </w:r>
                </w:p>
                <w:p w:rsidR="00CD7919" w:rsidP="007B2271" w:rsidRDefault="007B2271" w14:paraId="694992AA" w14:textId="0579E6A0">
                  <w:pPr>
                    <w:rPr>
                      <w:rFonts w:ascii="Sanofi Sans" w:hAnsi="Sanofi Sans"/>
                      <w:sz w:val="20"/>
                      <w:szCs w:val="20"/>
                    </w:rPr>
                  </w:pPr>
                  <w:r w:rsidRPr="007B2271">
                    <w:rPr>
                      <w:rFonts w:ascii="Sanofi Sans" w:hAnsi="Sanofi Sans"/>
                      <w:sz w:val="20"/>
                      <w:szCs w:val="20"/>
                    </w:rPr>
                    <w:t>If a table is supplied, DISTINCT returns all unique combinations of values.</w:t>
                  </w:r>
                </w:p>
              </w:tc>
            </w:tr>
            <w:tr w:rsidR="00CD7919" w:rsidTr="006776F7" w14:paraId="37229701" w14:textId="77777777">
              <w:tc>
                <w:tcPr>
                  <w:tcW w:w="9327" w:type="dxa"/>
                  <w:gridSpan w:val="2"/>
                </w:tcPr>
                <w:p w:rsidR="00A81A3A" w:rsidP="00CD7919" w:rsidRDefault="00A81A3A" w14:paraId="3651A2E1" w14:textId="5E48FC78">
                  <w:pPr>
                    <w:rPr>
                      <w:rFonts w:ascii="Sanofi Sans" w:hAnsi="Sanofi Sans"/>
                      <w:sz w:val="20"/>
                      <w:szCs w:val="20"/>
                    </w:rPr>
                  </w:pPr>
                  <w:r w:rsidRPr="00A81A3A">
                    <w:rPr>
                      <w:rFonts w:ascii="Sanofi Sans" w:hAnsi="Sanofi Sans"/>
                      <w:sz w:val="20"/>
                      <w:szCs w:val="20"/>
                    </w:rPr>
                    <w:t xml:space="preserve">DISTINCT (column) accepts a column reference as a parameter and it returns a one-column table that contains all of the distinct (unique) values of that column as visible in the current filter context. Put simply, duplicate values are </w:t>
                  </w:r>
                  <w:r w:rsidRPr="00A81A3A" w:rsidR="00215870">
                    <w:rPr>
                      <w:rFonts w:ascii="Sanofi Sans" w:hAnsi="Sanofi Sans"/>
                      <w:sz w:val="20"/>
                      <w:szCs w:val="20"/>
                    </w:rPr>
                    <w:t>removed,</w:t>
                  </w:r>
                  <w:r w:rsidRPr="00A81A3A">
                    <w:rPr>
                      <w:rFonts w:ascii="Sanofi Sans" w:hAnsi="Sanofi Sans"/>
                      <w:sz w:val="20"/>
                      <w:szCs w:val="20"/>
                    </w:rPr>
                    <w:t xml:space="preserve"> and only unique values are returned. If there are any blank values in a column, DISTINCT will exclude them. When used in a measure, the DISTINCT function must be used in conjunction with another function that counts, filters, or aggregates the returned distinct values.</w:t>
                  </w:r>
                </w:p>
                <w:p w:rsidR="00A81A3A" w:rsidP="00CD7919" w:rsidRDefault="00A81A3A" w14:paraId="2D06A149" w14:textId="77777777">
                  <w:pPr>
                    <w:rPr>
                      <w:rFonts w:ascii="Sanofi Sans" w:hAnsi="Sanofi Sans"/>
                      <w:sz w:val="20"/>
                      <w:szCs w:val="20"/>
                    </w:rPr>
                  </w:pPr>
                </w:p>
                <w:p w:rsidR="00BA1370" w:rsidP="00CD7919" w:rsidRDefault="00F9747B" w14:paraId="273F2C85" w14:textId="5BA007D3">
                  <w:pPr>
                    <w:rPr>
                      <w:rFonts w:ascii="Sanofi Sans" w:hAnsi="Sanofi Sans"/>
                      <w:sz w:val="20"/>
                      <w:szCs w:val="20"/>
                    </w:rPr>
                  </w:pPr>
                  <w:r>
                    <w:rPr>
                      <w:noProof/>
                    </w:rPr>
                    <w:drawing>
                      <wp:inline distT="0" distB="0" distL="0" distR="0" wp14:anchorId="25591088" wp14:editId="58B4AA0F">
                        <wp:extent cx="4057650" cy="1362794"/>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64805" cy="1365197"/>
                                </a:xfrm>
                                <a:prstGeom prst="rect">
                                  <a:avLst/>
                                </a:prstGeom>
                              </pic:spPr>
                            </pic:pic>
                          </a:graphicData>
                        </a:graphic>
                      </wp:inline>
                    </w:drawing>
                  </w:r>
                </w:p>
                <w:p w:rsidRPr="005A4BC5" w:rsidR="005A4BC5" w:rsidP="005A4BC5" w:rsidRDefault="005A4BC5" w14:paraId="3587CCCC" w14:textId="77777777">
                  <w:pPr>
                    <w:ind w:firstLine="357"/>
                    <w:rPr>
                      <w:rFonts w:ascii="FluentSystemIcons-Regular" w:hAnsi="FluentSystemIcons-Regular"/>
                      <w:b/>
                      <w:bCs/>
                      <w:color w:val="7A00E6"/>
                      <w:sz w:val="20"/>
                      <w:szCs w:val="20"/>
                    </w:rPr>
                  </w:pPr>
                </w:p>
                <w:p w:rsidR="00CD7919" w:rsidP="00CD7919" w:rsidRDefault="00CD7919" w14:paraId="6792E37A" w14:textId="2D69239B">
                  <w:pPr>
                    <w:rPr>
                      <w:rFonts w:ascii="FluentSystemIcons-Regular" w:hAnsi="FluentSystemIcons-Regular"/>
                      <w:b/>
                      <w:bCs/>
                      <w:color w:val="7A00E6"/>
                      <w:sz w:val="36"/>
                      <w:szCs w:val="36"/>
                    </w:rPr>
                  </w:pPr>
                  <w:r w:rsidRPr="00345F23">
                    <w:rPr>
                      <w:rFonts w:ascii="FluentSystemIcons-Regular" w:hAnsi="FluentSystemIcons-Regular"/>
                      <w:b/>
                      <w:bCs/>
                      <w:color w:val="7A00E6"/>
                      <w:sz w:val="36"/>
                      <w:szCs w:val="36"/>
                    </w:rPr>
                    <w:t></w:t>
                  </w:r>
                </w:p>
                <w:p w:rsidRPr="00A3467E" w:rsidR="00A3467E" w:rsidP="00A3467E" w:rsidRDefault="00A3467E" w14:paraId="3419AA78" w14:textId="345CDD92">
                  <w:pPr>
                    <w:rPr>
                      <w:rFonts w:ascii="Sanofi Sans" w:hAnsi="Sanofi Sans"/>
                      <w:sz w:val="20"/>
                      <w:szCs w:val="20"/>
                    </w:rPr>
                  </w:pPr>
                  <w:r>
                    <w:rPr>
                      <w:rFonts w:ascii="Sanofi Sans" w:hAnsi="Sanofi Sans"/>
                      <w:sz w:val="20"/>
                      <w:szCs w:val="20"/>
                    </w:rPr>
                    <w:t>If you are t</w:t>
                  </w:r>
                  <w:r w:rsidRPr="00A3467E">
                    <w:rPr>
                      <w:rFonts w:ascii="Sanofi Sans" w:hAnsi="Sanofi Sans"/>
                      <w:sz w:val="20"/>
                      <w:szCs w:val="20"/>
                    </w:rPr>
                    <w:t>rying to build a relational model from a single, blended table</w:t>
                  </w:r>
                  <w:r>
                    <w:rPr>
                      <w:rFonts w:ascii="Sanofi Sans" w:hAnsi="Sanofi Sans"/>
                      <w:sz w:val="20"/>
                      <w:szCs w:val="20"/>
                    </w:rPr>
                    <w:t xml:space="preserve">, you can use </w:t>
                  </w:r>
                  <w:r w:rsidRPr="00A3467E">
                    <w:rPr>
                      <w:rFonts w:ascii="Sanofi Sans" w:hAnsi="Sanofi Sans"/>
                      <w:sz w:val="20"/>
                      <w:szCs w:val="20"/>
                    </w:rPr>
                    <w:t>DISTINCT to create</w:t>
                  </w:r>
                  <w:r>
                    <w:rPr>
                      <w:rFonts w:ascii="Sanofi Sans" w:hAnsi="Sanofi Sans"/>
                      <w:sz w:val="20"/>
                      <w:szCs w:val="20"/>
                    </w:rPr>
                    <w:t xml:space="preserve"> </w:t>
                  </w:r>
                  <w:r w:rsidRPr="00A3467E">
                    <w:rPr>
                      <w:rFonts w:ascii="Sanofi Sans" w:hAnsi="Sanofi Sans"/>
                      <w:sz w:val="20"/>
                      <w:szCs w:val="20"/>
                    </w:rPr>
                    <w:t>new lookup/dimension tables by extracting unique values from fields in your data table</w:t>
                  </w:r>
                </w:p>
                <w:p w:rsidR="00CD7919" w:rsidP="00CD7919" w:rsidRDefault="00CD7919" w14:paraId="092DA514" w14:textId="77777777">
                  <w:pPr>
                    <w:rPr>
                      <w:rFonts w:ascii="Sanofi Sans" w:hAnsi="Sanofi Sans"/>
                      <w:sz w:val="20"/>
                      <w:szCs w:val="20"/>
                    </w:rPr>
                  </w:pPr>
                </w:p>
              </w:tc>
            </w:tr>
          </w:tbl>
          <w:p w:rsidR="00C274C5" w:rsidP="00747BAD" w:rsidRDefault="00C274C5" w14:paraId="5664800E" w14:textId="77777777">
            <w:pPr>
              <w:rPr>
                <w:rFonts w:ascii="Sanofi Sans" w:hAnsi="Sanofi Sans"/>
                <w:sz w:val="20"/>
                <w:szCs w:val="20"/>
              </w:rPr>
            </w:pPr>
          </w:p>
          <w:tbl>
            <w:tblPr>
              <w:tblStyle w:val="TableGrid"/>
              <w:tblW w:w="0" w:type="auto"/>
              <w:tblLook w:val="04A0" w:firstRow="1" w:lastRow="0" w:firstColumn="1" w:lastColumn="0" w:noHBand="0" w:noVBand="1"/>
            </w:tblPr>
            <w:tblGrid>
              <w:gridCol w:w="1534"/>
              <w:gridCol w:w="7793"/>
            </w:tblGrid>
            <w:tr w:rsidR="00CD7919" w:rsidTr="006776F7" w14:paraId="2B6EF2F8" w14:textId="77777777">
              <w:tc>
                <w:tcPr>
                  <w:tcW w:w="1534" w:type="dxa"/>
                </w:tcPr>
                <w:p w:rsidR="00CD7919" w:rsidP="00CD7919" w:rsidRDefault="00CD7919" w14:paraId="7DC10FAB" w14:textId="04E66911">
                  <w:pPr>
                    <w:rPr>
                      <w:rFonts w:ascii="Sanofi Sans" w:hAnsi="Sanofi Sans"/>
                      <w:sz w:val="20"/>
                      <w:szCs w:val="20"/>
                    </w:rPr>
                  </w:pPr>
                  <w:r>
                    <w:rPr>
                      <w:rFonts w:ascii="Sanofi Sans" w:hAnsi="Sanofi Sans"/>
                      <w:b/>
                      <w:bCs/>
                      <w:sz w:val="18"/>
                      <w:szCs w:val="18"/>
                    </w:rPr>
                    <w:t>VALUES()</w:t>
                  </w:r>
                </w:p>
              </w:tc>
              <w:tc>
                <w:tcPr>
                  <w:tcW w:w="7793" w:type="dxa"/>
                </w:tcPr>
                <w:p w:rsidR="00CD7919" w:rsidP="007B2271" w:rsidRDefault="007B2271" w14:paraId="72831FFC" w14:textId="6C6FFFC0">
                  <w:pPr>
                    <w:rPr>
                      <w:rFonts w:ascii="Sanofi Sans" w:hAnsi="Sanofi Sans"/>
                      <w:sz w:val="20"/>
                      <w:szCs w:val="20"/>
                    </w:rPr>
                  </w:pPr>
                  <w:r w:rsidRPr="007B2271">
                    <w:rPr>
                      <w:rFonts w:ascii="Sanofi Sans" w:hAnsi="Sanofi Sans"/>
                      <w:sz w:val="20"/>
                      <w:szCs w:val="20"/>
                    </w:rPr>
                    <w:t>Returns a single column table of unique values when a column name is given. If a table name is supplied, VALUES returns the entire table (including duplicates) plus a blank row</w:t>
                  </w:r>
                </w:p>
              </w:tc>
            </w:tr>
            <w:tr w:rsidR="00CD7919" w:rsidTr="006776F7" w14:paraId="12BA09FC" w14:textId="77777777">
              <w:tc>
                <w:tcPr>
                  <w:tcW w:w="9327" w:type="dxa"/>
                  <w:gridSpan w:val="2"/>
                </w:tcPr>
                <w:p w:rsidR="009D78B6" w:rsidP="00CD7919" w:rsidRDefault="009D78B6" w14:paraId="6302C0D1" w14:textId="77777777">
                  <w:pPr>
                    <w:rPr>
                      <w:rFonts w:ascii="Sanofi Sans" w:hAnsi="Sanofi Sans"/>
                      <w:sz w:val="20"/>
                      <w:szCs w:val="20"/>
                    </w:rPr>
                  </w:pPr>
                </w:p>
                <w:p w:rsidR="00CD7919" w:rsidP="00CD7919" w:rsidRDefault="009D78B6" w14:paraId="5A6BE7A3" w14:textId="648F281D">
                  <w:pPr>
                    <w:rPr>
                      <w:rFonts w:ascii="Sanofi Sans" w:hAnsi="Sanofi Sans"/>
                      <w:sz w:val="20"/>
                      <w:szCs w:val="20"/>
                    </w:rPr>
                  </w:pPr>
                  <w:r>
                    <w:rPr>
                      <w:noProof/>
                    </w:rPr>
                    <w:drawing>
                      <wp:inline distT="0" distB="0" distL="0" distR="0" wp14:anchorId="48C58FBA" wp14:editId="1880692C">
                        <wp:extent cx="4000500" cy="1458928"/>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19825" cy="1465976"/>
                                </a:xfrm>
                                <a:prstGeom prst="rect">
                                  <a:avLst/>
                                </a:prstGeom>
                              </pic:spPr>
                            </pic:pic>
                          </a:graphicData>
                        </a:graphic>
                      </wp:inline>
                    </w:drawing>
                  </w:r>
                </w:p>
                <w:p w:rsidR="009117A6" w:rsidP="00CD7919" w:rsidRDefault="009117A6" w14:paraId="2933D6E9" w14:textId="44C8651D">
                  <w:pPr>
                    <w:rPr>
                      <w:rFonts w:ascii="Sanofi Sans" w:hAnsi="Sanofi Sans"/>
                      <w:sz w:val="20"/>
                      <w:szCs w:val="20"/>
                    </w:rPr>
                  </w:pPr>
                </w:p>
                <w:p w:rsidRPr="002E6918" w:rsidR="009117A6" w:rsidP="00CD7919" w:rsidRDefault="002E6918" w14:paraId="56DBD36A" w14:textId="2336F126">
                  <w:pPr>
                    <w:rPr>
                      <w:rFonts w:ascii="Sanofi Sans" w:hAnsi="Sanofi Sans"/>
                      <w:b/>
                      <w:bCs/>
                      <w:sz w:val="20"/>
                      <w:szCs w:val="20"/>
                    </w:rPr>
                  </w:pPr>
                  <w:r w:rsidRPr="002E6918">
                    <w:rPr>
                      <w:rFonts w:ascii="Sanofi Sans" w:hAnsi="Sanofi Sans"/>
                      <w:b/>
                      <w:bCs/>
                      <w:sz w:val="20"/>
                      <w:szCs w:val="20"/>
                    </w:rPr>
                    <w:t>VALUES VS. DISTINCT: Blank Row</w:t>
                  </w:r>
                </w:p>
                <w:p w:rsidR="002E6918" w:rsidP="00CD7919" w:rsidRDefault="002E6918" w14:paraId="0DCDFBE0" w14:textId="77777777">
                  <w:pPr>
                    <w:rPr>
                      <w:rFonts w:ascii="Sanofi Sans" w:hAnsi="Sanofi Sans"/>
                      <w:sz w:val="20"/>
                      <w:szCs w:val="20"/>
                    </w:rPr>
                  </w:pPr>
                </w:p>
                <w:p w:rsidR="009117A6" w:rsidP="00CD7919" w:rsidRDefault="009117A6" w14:paraId="2361D88A" w14:textId="61B37300">
                  <w:pPr>
                    <w:rPr>
                      <w:rFonts w:ascii="Sanofi Sans" w:hAnsi="Sanofi Sans"/>
                      <w:sz w:val="20"/>
                      <w:szCs w:val="20"/>
                    </w:rPr>
                  </w:pPr>
                  <w:r>
                    <w:rPr>
                      <w:noProof/>
                    </w:rPr>
                    <w:drawing>
                      <wp:inline distT="0" distB="0" distL="0" distR="0" wp14:anchorId="4B7D863A" wp14:editId="484EF55A">
                        <wp:extent cx="4112343" cy="22669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19695" cy="2271003"/>
                                </a:xfrm>
                                <a:prstGeom prst="rect">
                                  <a:avLst/>
                                </a:prstGeom>
                              </pic:spPr>
                            </pic:pic>
                          </a:graphicData>
                        </a:graphic>
                      </wp:inline>
                    </w:drawing>
                  </w:r>
                </w:p>
                <w:p w:rsidR="00CD7919" w:rsidP="00CD7919" w:rsidRDefault="00CD7919" w14:paraId="37338CD7" w14:textId="77777777">
                  <w:pPr>
                    <w:rPr>
                      <w:rFonts w:ascii="FluentSystemIcons-Regular" w:hAnsi="FluentSystemIcons-Regular"/>
                      <w:b/>
                      <w:bCs/>
                      <w:color w:val="7A00E6"/>
                      <w:sz w:val="36"/>
                      <w:szCs w:val="36"/>
                    </w:rPr>
                  </w:pPr>
                  <w:r w:rsidRPr="00345F23">
                    <w:rPr>
                      <w:rFonts w:ascii="FluentSystemIcons-Regular" w:hAnsi="FluentSystemIcons-Regular"/>
                      <w:b/>
                      <w:bCs/>
                      <w:color w:val="7A00E6"/>
                      <w:sz w:val="36"/>
                      <w:szCs w:val="36"/>
                    </w:rPr>
                    <w:t></w:t>
                  </w:r>
                </w:p>
                <w:p w:rsidRPr="002E6918" w:rsidR="002E6918" w:rsidP="002E6918" w:rsidRDefault="002E6918" w14:paraId="4004B8D1" w14:textId="35CFBD8F">
                  <w:pPr>
                    <w:rPr>
                      <w:rFonts w:ascii="Sanofi Sans" w:hAnsi="Sanofi Sans"/>
                      <w:sz w:val="20"/>
                      <w:szCs w:val="20"/>
                    </w:rPr>
                  </w:pPr>
                  <w:r>
                    <w:rPr>
                      <w:rFonts w:ascii="Sanofi Sans" w:hAnsi="Sanofi Sans"/>
                      <w:sz w:val="20"/>
                      <w:szCs w:val="20"/>
                    </w:rPr>
                    <w:t>-</w:t>
                  </w:r>
                  <w:r w:rsidRPr="002E6918">
                    <w:rPr>
                      <w:rFonts w:ascii="Sanofi Sans" w:hAnsi="Sanofi Sans"/>
                      <w:sz w:val="20"/>
                      <w:szCs w:val="20"/>
                    </w:rPr>
                    <w:t>Instead of throwing an error when a value is missing from</w:t>
                  </w:r>
                  <w:r>
                    <w:rPr>
                      <w:rFonts w:ascii="Sanofi Sans" w:hAnsi="Sanofi Sans"/>
                      <w:sz w:val="20"/>
                      <w:szCs w:val="20"/>
                    </w:rPr>
                    <w:t xml:space="preserve"> </w:t>
                  </w:r>
                  <w:r w:rsidRPr="002E6918">
                    <w:rPr>
                      <w:rFonts w:ascii="Sanofi Sans" w:hAnsi="Sanofi Sans"/>
                      <w:sz w:val="20"/>
                      <w:szCs w:val="20"/>
                    </w:rPr>
                    <w:t>a lookup table, the DAX engine adds a blank row (which</w:t>
                  </w:r>
                  <w:r>
                    <w:rPr>
                      <w:rFonts w:ascii="Sanofi Sans" w:hAnsi="Sanofi Sans"/>
                      <w:sz w:val="20"/>
                      <w:szCs w:val="20"/>
                    </w:rPr>
                    <w:t xml:space="preserve"> </w:t>
                  </w:r>
                  <w:r w:rsidRPr="002E6918">
                    <w:rPr>
                      <w:rFonts w:ascii="Sanofi Sans" w:hAnsi="Sanofi Sans"/>
                      <w:sz w:val="20"/>
                      <w:szCs w:val="20"/>
                    </w:rPr>
                    <w:t>will appear in visuals when missing values are present)</w:t>
                  </w:r>
                </w:p>
                <w:p w:rsidR="00CD7919" w:rsidP="00D44A15" w:rsidRDefault="002E6918" w14:paraId="0A7265C7" w14:textId="77777777">
                  <w:pPr>
                    <w:rPr>
                      <w:rFonts w:ascii="Sanofi Sans" w:hAnsi="Sanofi Sans"/>
                      <w:sz w:val="20"/>
                      <w:szCs w:val="20"/>
                    </w:rPr>
                  </w:pPr>
                  <w:r>
                    <w:rPr>
                      <w:rFonts w:ascii="Sanofi Sans" w:hAnsi="Sanofi Sans"/>
                      <w:sz w:val="20"/>
                      <w:szCs w:val="20"/>
                    </w:rPr>
                    <w:t>-</w:t>
                  </w:r>
                  <w:r w:rsidRPr="002E6918">
                    <w:rPr>
                      <w:rFonts w:ascii="Sanofi Sans" w:hAnsi="Sanofi Sans"/>
                      <w:sz w:val="20"/>
                      <w:szCs w:val="20"/>
                    </w:rPr>
                    <w:t>Different table functions handle the presence of this</w:t>
                  </w:r>
                  <w:r>
                    <w:rPr>
                      <w:rFonts w:ascii="Sanofi Sans" w:hAnsi="Sanofi Sans"/>
                      <w:sz w:val="20"/>
                      <w:szCs w:val="20"/>
                    </w:rPr>
                    <w:t xml:space="preserve"> </w:t>
                  </w:r>
                  <w:r w:rsidRPr="002E6918">
                    <w:rPr>
                      <w:rFonts w:ascii="Sanofi Sans" w:hAnsi="Sanofi Sans"/>
                      <w:sz w:val="20"/>
                      <w:szCs w:val="20"/>
                    </w:rPr>
                    <w:t>blank row differently; for example, VALUES will always</w:t>
                  </w:r>
                  <w:r w:rsidR="00D44A15">
                    <w:rPr>
                      <w:rFonts w:ascii="Sanofi Sans" w:hAnsi="Sanofi Sans"/>
                      <w:sz w:val="20"/>
                      <w:szCs w:val="20"/>
                    </w:rPr>
                    <w:t xml:space="preserve"> </w:t>
                  </w:r>
                  <w:r w:rsidRPr="002E6918">
                    <w:rPr>
                      <w:rFonts w:ascii="Sanofi Sans" w:hAnsi="Sanofi Sans"/>
                      <w:sz w:val="20"/>
                      <w:szCs w:val="20"/>
                    </w:rPr>
                    <w:t>show the blank row but DISTINCT will not</w:t>
                  </w:r>
                </w:p>
                <w:p w:rsidR="00D44A15" w:rsidP="00D44A15" w:rsidRDefault="00D44A15" w14:paraId="0128BBD2" w14:textId="78FE87B6">
                  <w:pPr>
                    <w:rPr>
                      <w:rFonts w:ascii="Sanofi Sans" w:hAnsi="Sanofi Sans"/>
                      <w:sz w:val="20"/>
                      <w:szCs w:val="20"/>
                    </w:rPr>
                  </w:pPr>
                  <w:r>
                    <w:rPr>
                      <w:rFonts w:ascii="Sanofi Sans" w:hAnsi="Sanofi Sans"/>
                      <w:sz w:val="20"/>
                      <w:szCs w:val="20"/>
                    </w:rPr>
                    <w:t>-</w:t>
                  </w:r>
                  <w:r w:rsidRPr="00D44A15">
                    <w:rPr>
                      <w:rFonts w:ascii="Sanofi Sans" w:hAnsi="Sanofi Sans"/>
                      <w:sz w:val="20"/>
                      <w:szCs w:val="20"/>
                    </w:rPr>
                    <w:t>If you think you might have missing values in your</w:t>
                  </w:r>
                  <w:r>
                    <w:rPr>
                      <w:rFonts w:ascii="Sanofi Sans" w:hAnsi="Sanofi Sans"/>
                      <w:sz w:val="20"/>
                      <w:szCs w:val="20"/>
                    </w:rPr>
                    <w:t xml:space="preserve"> </w:t>
                  </w:r>
                  <w:r w:rsidRPr="00D44A15">
                    <w:rPr>
                      <w:rFonts w:ascii="Sanofi Sans" w:hAnsi="Sanofi Sans"/>
                      <w:sz w:val="20"/>
                      <w:szCs w:val="20"/>
                    </w:rPr>
                    <w:t>lookup tables (or aren’t sure), use VALUES to check</w:t>
                  </w:r>
                  <w:r>
                    <w:rPr>
                      <w:rFonts w:ascii="Sanofi Sans" w:hAnsi="Sanofi Sans"/>
                      <w:sz w:val="20"/>
                      <w:szCs w:val="20"/>
                    </w:rPr>
                    <w:t>.</w:t>
                  </w:r>
                </w:p>
              </w:tc>
            </w:tr>
          </w:tbl>
          <w:p w:rsidR="00CD7919" w:rsidP="00747BAD" w:rsidRDefault="00CD7919" w14:paraId="3D844BEF" w14:textId="77777777">
            <w:pPr>
              <w:rPr>
                <w:rFonts w:ascii="Sanofi Sans" w:hAnsi="Sanofi Sans"/>
                <w:sz w:val="20"/>
                <w:szCs w:val="20"/>
              </w:rPr>
            </w:pPr>
          </w:p>
          <w:tbl>
            <w:tblPr>
              <w:tblStyle w:val="TableGrid"/>
              <w:tblW w:w="0" w:type="auto"/>
              <w:tblLook w:val="04A0" w:firstRow="1" w:lastRow="0" w:firstColumn="1" w:lastColumn="0" w:noHBand="0" w:noVBand="1"/>
            </w:tblPr>
            <w:tblGrid>
              <w:gridCol w:w="1534"/>
              <w:gridCol w:w="7793"/>
            </w:tblGrid>
            <w:tr w:rsidR="00883D5C" w:rsidTr="006776F7" w14:paraId="0FBDB838" w14:textId="77777777">
              <w:tc>
                <w:tcPr>
                  <w:tcW w:w="1534" w:type="dxa"/>
                </w:tcPr>
                <w:p w:rsidR="00883D5C" w:rsidP="00883D5C" w:rsidRDefault="00883D5C" w14:paraId="1761D68F" w14:textId="6A7518CE">
                  <w:pPr>
                    <w:rPr>
                      <w:rFonts w:ascii="Sanofi Sans" w:hAnsi="Sanofi Sans"/>
                      <w:sz w:val="20"/>
                      <w:szCs w:val="20"/>
                    </w:rPr>
                  </w:pPr>
                  <w:r>
                    <w:rPr>
                      <w:rFonts w:ascii="Sanofi Sans" w:hAnsi="Sanofi Sans"/>
                      <w:b/>
                      <w:bCs/>
                      <w:sz w:val="18"/>
                      <w:szCs w:val="18"/>
                    </w:rPr>
                    <w:t>RELATED()</w:t>
                  </w:r>
                </w:p>
              </w:tc>
              <w:tc>
                <w:tcPr>
                  <w:tcW w:w="7793" w:type="dxa"/>
                </w:tcPr>
                <w:p w:rsidRPr="007B2271" w:rsidR="00883D5C" w:rsidP="00883D5C" w:rsidRDefault="00883D5C" w14:paraId="1F70F169" w14:textId="77777777">
                  <w:pPr>
                    <w:rPr>
                      <w:rFonts w:ascii="Sanofi Sans" w:hAnsi="Sanofi Sans"/>
                      <w:sz w:val="20"/>
                      <w:szCs w:val="20"/>
                    </w:rPr>
                  </w:pPr>
                  <w:r w:rsidRPr="007B2271">
                    <w:rPr>
                      <w:rFonts w:ascii="Sanofi Sans" w:hAnsi="Sanofi Sans"/>
                      <w:sz w:val="20"/>
                      <w:szCs w:val="20"/>
                    </w:rPr>
                    <w:t xml:space="preserve">Returns a single column table of unique values when a column name is given. </w:t>
                  </w:r>
                </w:p>
                <w:p w:rsidR="00883D5C" w:rsidP="00883D5C" w:rsidRDefault="00883D5C" w14:paraId="4AEA0B3B" w14:textId="77777777">
                  <w:pPr>
                    <w:rPr>
                      <w:rFonts w:ascii="Sanofi Sans" w:hAnsi="Sanofi Sans"/>
                      <w:sz w:val="20"/>
                      <w:szCs w:val="20"/>
                    </w:rPr>
                  </w:pPr>
                  <w:r w:rsidRPr="007B2271">
                    <w:rPr>
                      <w:rFonts w:ascii="Sanofi Sans" w:hAnsi="Sanofi Sans"/>
                      <w:sz w:val="20"/>
                      <w:szCs w:val="20"/>
                    </w:rPr>
                    <w:t>If a table is supplied, DISTINCT returns all unique combinations of values.</w:t>
                  </w:r>
                </w:p>
              </w:tc>
            </w:tr>
            <w:tr w:rsidR="00883D5C" w:rsidTr="006776F7" w14:paraId="024519EE" w14:textId="77777777">
              <w:tc>
                <w:tcPr>
                  <w:tcW w:w="9327" w:type="dxa"/>
                  <w:gridSpan w:val="2"/>
                </w:tcPr>
                <w:p w:rsidR="00EA0D43" w:rsidP="00883D5C" w:rsidRDefault="00EA0D43" w14:paraId="42FE924D" w14:textId="1B8318F2">
                  <w:pPr>
                    <w:rPr>
                      <w:rFonts w:ascii="Sanofi Sans" w:hAnsi="Sanofi Sans"/>
                      <w:sz w:val="20"/>
                      <w:szCs w:val="20"/>
                    </w:rPr>
                  </w:pPr>
                  <w:r w:rsidRPr="00EA0D43">
                    <w:rPr>
                      <w:rFonts w:ascii="Sanofi Sans" w:hAnsi="Sanofi Sans"/>
                      <w:sz w:val="20"/>
                      <w:szCs w:val="20"/>
                    </w:rPr>
                    <w:t xml:space="preserve">You use RELATED when you are scanning a table, and within that row context you want to access rows in related tables. </w:t>
                  </w:r>
                </w:p>
                <w:p w:rsidR="004E03FD" w:rsidP="00883D5C" w:rsidRDefault="004E03FD" w14:paraId="0F60BE3B" w14:textId="77777777">
                  <w:pPr>
                    <w:rPr>
                      <w:rFonts w:ascii="Sanofi Sans" w:hAnsi="Sanofi Sans"/>
                      <w:sz w:val="20"/>
                      <w:szCs w:val="20"/>
                    </w:rPr>
                  </w:pPr>
                </w:p>
                <w:p w:rsidR="00883D5C" w:rsidP="00883D5C" w:rsidRDefault="00990EBC" w14:paraId="45E39289" w14:textId="6D49F916">
                  <w:pPr>
                    <w:rPr>
                      <w:rFonts w:ascii="Sanofi Sans" w:hAnsi="Sanofi Sans"/>
                      <w:sz w:val="20"/>
                      <w:szCs w:val="20"/>
                    </w:rPr>
                  </w:pPr>
                  <w:r>
                    <w:rPr>
                      <w:noProof/>
                    </w:rPr>
                    <w:drawing>
                      <wp:inline distT="0" distB="0" distL="0" distR="0" wp14:anchorId="49E5BE6C" wp14:editId="6F34E059">
                        <wp:extent cx="2047875" cy="139255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67024" cy="1405576"/>
                                </a:xfrm>
                                <a:prstGeom prst="rect">
                                  <a:avLst/>
                                </a:prstGeom>
                              </pic:spPr>
                            </pic:pic>
                          </a:graphicData>
                        </a:graphic>
                      </wp:inline>
                    </w:drawing>
                  </w:r>
                </w:p>
                <w:p w:rsidRPr="005A4BC5" w:rsidR="00883D5C" w:rsidP="00883D5C" w:rsidRDefault="00883D5C" w14:paraId="46796ED5" w14:textId="77777777">
                  <w:pPr>
                    <w:ind w:firstLine="357"/>
                    <w:rPr>
                      <w:rFonts w:ascii="FluentSystemIcons-Regular" w:hAnsi="FluentSystemIcons-Regular"/>
                      <w:b/>
                      <w:bCs/>
                      <w:color w:val="7A00E6"/>
                      <w:sz w:val="20"/>
                      <w:szCs w:val="20"/>
                    </w:rPr>
                  </w:pPr>
                </w:p>
                <w:p w:rsidR="00883D5C" w:rsidP="00883D5C" w:rsidRDefault="00883D5C" w14:paraId="3B9DABC9" w14:textId="77777777">
                  <w:pPr>
                    <w:rPr>
                      <w:rFonts w:ascii="FluentSystemIcons-Regular" w:hAnsi="FluentSystemIcons-Regular"/>
                      <w:b/>
                      <w:bCs/>
                      <w:color w:val="7A00E6"/>
                      <w:sz w:val="36"/>
                      <w:szCs w:val="36"/>
                    </w:rPr>
                  </w:pPr>
                  <w:r w:rsidRPr="00345F23">
                    <w:rPr>
                      <w:rFonts w:ascii="FluentSystemIcons-Regular" w:hAnsi="FluentSystemIcons-Regular"/>
                      <w:b/>
                      <w:bCs/>
                      <w:color w:val="7A00E6"/>
                      <w:sz w:val="36"/>
                      <w:szCs w:val="36"/>
                    </w:rPr>
                    <w:t></w:t>
                  </w:r>
                </w:p>
                <w:p w:rsidR="00883D5C" w:rsidP="00F20AE7" w:rsidRDefault="00152A5B" w14:paraId="2AD3FFA9" w14:textId="3F126C02">
                  <w:pPr>
                    <w:rPr>
                      <w:rFonts w:ascii="Sanofi Sans" w:hAnsi="Sanofi Sans"/>
                      <w:sz w:val="20"/>
                      <w:szCs w:val="20"/>
                    </w:rPr>
                  </w:pPr>
                  <w:r>
                    <w:rPr>
                      <w:rFonts w:ascii="Sanofi Sans" w:hAnsi="Sanofi Sans"/>
                      <w:sz w:val="20"/>
                      <w:szCs w:val="20"/>
                    </w:rPr>
                    <w:t>-</w:t>
                  </w:r>
                  <w:r w:rsidRPr="00F20AE7" w:rsidR="00F20AE7">
                    <w:rPr>
                      <w:rFonts w:ascii="Sanofi Sans" w:hAnsi="Sanofi Sans"/>
                      <w:sz w:val="20"/>
                      <w:szCs w:val="20"/>
                    </w:rPr>
                    <w:t>The</w:t>
                  </w:r>
                  <w:r w:rsidR="00F20AE7">
                    <w:rPr>
                      <w:rFonts w:ascii="Sanofi Sans" w:hAnsi="Sanofi Sans"/>
                      <w:sz w:val="20"/>
                      <w:szCs w:val="20"/>
                    </w:rPr>
                    <w:t xml:space="preserve"> </w:t>
                  </w:r>
                  <w:r w:rsidRPr="00F20AE7" w:rsidR="00F20AE7">
                    <w:rPr>
                      <w:rFonts w:ascii="Sanofi Sans" w:hAnsi="Sanofi Sans"/>
                      <w:sz w:val="20"/>
                      <w:szCs w:val="20"/>
                    </w:rPr>
                    <w:t>RELATED function doesn’t</w:t>
                  </w:r>
                  <w:r w:rsidR="00F20AE7">
                    <w:rPr>
                      <w:rFonts w:ascii="Sanofi Sans" w:hAnsi="Sanofi Sans"/>
                      <w:sz w:val="20"/>
                      <w:szCs w:val="20"/>
                    </w:rPr>
                    <w:t xml:space="preserve"> </w:t>
                  </w:r>
                  <w:r w:rsidRPr="00F20AE7" w:rsidR="00F20AE7">
                    <w:rPr>
                      <w:rFonts w:ascii="Sanofi Sans" w:hAnsi="Sanofi Sans"/>
                      <w:sz w:val="20"/>
                      <w:szCs w:val="20"/>
                    </w:rPr>
                    <w:t>really perform an operation, it</w:t>
                  </w:r>
                  <w:r w:rsidR="00F20AE7">
                    <w:rPr>
                      <w:rFonts w:ascii="Sanofi Sans" w:hAnsi="Sanofi Sans"/>
                      <w:sz w:val="20"/>
                      <w:szCs w:val="20"/>
                    </w:rPr>
                    <w:t xml:space="preserve"> </w:t>
                  </w:r>
                  <w:r w:rsidRPr="00F20AE7" w:rsidR="00F20AE7">
                    <w:rPr>
                      <w:rFonts w:ascii="Sanofi Sans" w:hAnsi="Sanofi Sans"/>
                      <w:sz w:val="20"/>
                      <w:szCs w:val="20"/>
                    </w:rPr>
                    <w:t>just “opens the door” to access</w:t>
                  </w:r>
                  <w:r w:rsidR="00F20AE7">
                    <w:rPr>
                      <w:rFonts w:ascii="Sanofi Sans" w:hAnsi="Sanofi Sans"/>
                      <w:sz w:val="20"/>
                      <w:szCs w:val="20"/>
                    </w:rPr>
                    <w:t xml:space="preserve"> </w:t>
                  </w:r>
                  <w:r w:rsidRPr="00F20AE7" w:rsidR="00F20AE7">
                    <w:rPr>
                      <w:rFonts w:ascii="Sanofi Sans" w:hAnsi="Sanofi Sans"/>
                      <w:sz w:val="20"/>
                      <w:szCs w:val="20"/>
                    </w:rPr>
                    <w:t>columns from an expanded table</w:t>
                  </w:r>
                  <w:r w:rsidR="00C16A3F">
                    <w:rPr>
                      <w:rFonts w:ascii="Sanofi Sans" w:hAnsi="Sanofi Sans"/>
                      <w:sz w:val="20"/>
                      <w:szCs w:val="20"/>
                    </w:rPr>
                    <w:t>.</w:t>
                  </w:r>
                </w:p>
                <w:p w:rsidR="00883D5C" w:rsidP="00883D5C" w:rsidRDefault="00152A5B" w14:paraId="1C228438" w14:textId="5AA9A157">
                  <w:pPr>
                    <w:rPr>
                      <w:rFonts w:ascii="Sanofi Sans" w:hAnsi="Sanofi Sans"/>
                      <w:sz w:val="20"/>
                      <w:szCs w:val="20"/>
                    </w:rPr>
                  </w:pPr>
                  <w:r>
                    <w:rPr>
                      <w:rFonts w:ascii="Sanofi Sans" w:hAnsi="Sanofi Sans"/>
                      <w:sz w:val="20"/>
                      <w:szCs w:val="20"/>
                    </w:rPr>
                    <w:t xml:space="preserve">-The </w:t>
                  </w:r>
                  <w:r w:rsidRPr="00152A5B">
                    <w:rPr>
                      <w:rFonts w:ascii="Sanofi Sans" w:hAnsi="Sanofi Sans"/>
                      <w:sz w:val="20"/>
                      <w:szCs w:val="20"/>
                    </w:rPr>
                    <w:t>RELATED</w:t>
                  </w:r>
                  <w:r>
                    <w:rPr>
                      <w:rFonts w:ascii="Sanofi Sans" w:hAnsi="Sanofi Sans"/>
                      <w:sz w:val="20"/>
                      <w:szCs w:val="20"/>
                    </w:rPr>
                    <w:t xml:space="preserve"> function is</w:t>
                  </w:r>
                  <w:r w:rsidRPr="00152A5B">
                    <w:rPr>
                      <w:rFonts w:ascii="Sanofi Sans" w:hAnsi="Sanofi Sans"/>
                      <w:sz w:val="20"/>
                      <w:szCs w:val="20"/>
                    </w:rPr>
                    <w:t xml:space="preserve"> useful to navigate through relationships within a row context. </w:t>
                  </w:r>
                </w:p>
                <w:p w:rsidR="000C73CA" w:rsidP="0017368A" w:rsidRDefault="00C52021" w14:paraId="2203AE5E" w14:textId="34A46438">
                  <w:pPr>
                    <w:rPr>
                      <w:rFonts w:ascii="Sanofi Sans" w:hAnsi="Sanofi Sans"/>
                      <w:sz w:val="20"/>
                      <w:szCs w:val="20"/>
                    </w:rPr>
                  </w:pPr>
                  <w:r>
                    <w:rPr>
                      <w:rFonts w:ascii="Sanofi Sans" w:hAnsi="Sanofi Sans"/>
                      <w:sz w:val="20"/>
                      <w:szCs w:val="20"/>
                    </w:rPr>
                    <w:t>-</w:t>
                  </w:r>
                  <w:r w:rsidRPr="00C52021">
                    <w:rPr>
                      <w:rFonts w:ascii="Sanofi Sans" w:hAnsi="Sanofi Sans"/>
                      <w:sz w:val="20"/>
                      <w:szCs w:val="20"/>
                    </w:rPr>
                    <w:t xml:space="preserve">The </w:t>
                  </w:r>
                  <w:r>
                    <w:rPr>
                      <w:rFonts w:ascii="Sanofi Sans" w:hAnsi="Sanofi Sans"/>
                      <w:sz w:val="20"/>
                      <w:szCs w:val="20"/>
                    </w:rPr>
                    <w:t>RELATED</w:t>
                  </w:r>
                  <w:r w:rsidRPr="00C52021">
                    <w:rPr>
                      <w:rFonts w:ascii="Sanofi Sans" w:hAnsi="Sanofi Sans"/>
                      <w:sz w:val="20"/>
                      <w:szCs w:val="20"/>
                    </w:rPr>
                    <w:t xml:space="preserve"> function pulls the values from the ONE sides of the relationship to the other side.</w:t>
                  </w:r>
                  <w:r>
                    <w:rPr>
                      <w:rFonts w:ascii="Sanofi Sans" w:hAnsi="Sanofi Sans"/>
                      <w:sz w:val="20"/>
                      <w:szCs w:val="20"/>
                    </w:rPr>
                    <w:t xml:space="preserve"> </w:t>
                  </w:r>
                  <w:r w:rsidRPr="00C52021">
                    <w:rPr>
                      <w:rFonts w:ascii="Sanofi Sans" w:hAnsi="Sanofi Sans"/>
                      <w:sz w:val="20"/>
                      <w:szCs w:val="20"/>
                    </w:rPr>
                    <w:t>This means one-to-one relationship and one-to-many relationship works just fine with this function. But not the many-to-many relationship.</w:t>
                  </w:r>
                  <w:r>
                    <w:rPr>
                      <w:rFonts w:ascii="Sanofi Sans" w:hAnsi="Sanofi Sans"/>
                      <w:sz w:val="20"/>
                      <w:szCs w:val="20"/>
                    </w:rPr>
                    <w:t xml:space="preserve"> </w:t>
                  </w:r>
                  <w:r w:rsidRPr="00C52021">
                    <w:rPr>
                      <w:rFonts w:ascii="Sanofi Sans" w:hAnsi="Sanofi Sans"/>
                      <w:sz w:val="20"/>
                      <w:szCs w:val="20"/>
                    </w:rPr>
                    <w:t>Also, the one-to-many relationship only allows you to use the RELATED when you are on the MANY side of the relationship, not the ONE.</w:t>
                  </w:r>
                  <w:r w:rsidR="0017368A">
                    <w:rPr>
                      <w:rFonts w:ascii="Sanofi Sans" w:hAnsi="Sanofi Sans"/>
                      <w:sz w:val="20"/>
                      <w:szCs w:val="20"/>
                    </w:rPr>
                    <w:t xml:space="preserve"> </w:t>
                  </w:r>
                </w:p>
              </w:tc>
            </w:tr>
          </w:tbl>
          <w:p w:rsidR="00883D5C" w:rsidP="00747BAD" w:rsidRDefault="00883D5C" w14:paraId="3B2CF8AD" w14:textId="77777777">
            <w:pPr>
              <w:rPr>
                <w:rFonts w:ascii="Sanofi Sans" w:hAnsi="Sanofi Sans"/>
                <w:sz w:val="20"/>
                <w:szCs w:val="20"/>
              </w:rPr>
            </w:pPr>
          </w:p>
          <w:tbl>
            <w:tblPr>
              <w:tblStyle w:val="TableGrid"/>
              <w:tblW w:w="0" w:type="auto"/>
              <w:tblLook w:val="04A0" w:firstRow="1" w:lastRow="0" w:firstColumn="1" w:lastColumn="0" w:noHBand="0" w:noVBand="1"/>
            </w:tblPr>
            <w:tblGrid>
              <w:gridCol w:w="1713"/>
              <w:gridCol w:w="7614"/>
            </w:tblGrid>
            <w:tr w:rsidR="00883D5C" w:rsidTr="006776F7" w14:paraId="4D9B15CE" w14:textId="77777777">
              <w:tc>
                <w:tcPr>
                  <w:tcW w:w="1534" w:type="dxa"/>
                </w:tcPr>
                <w:p w:rsidR="00883D5C" w:rsidP="00883D5C" w:rsidRDefault="00FA0EE3" w14:paraId="17911772" w14:textId="5067FD4B">
                  <w:pPr>
                    <w:rPr>
                      <w:rFonts w:ascii="Sanofi Sans" w:hAnsi="Sanofi Sans"/>
                      <w:sz w:val="20"/>
                      <w:szCs w:val="20"/>
                    </w:rPr>
                  </w:pPr>
                  <w:r>
                    <w:rPr>
                      <w:rFonts w:ascii="Sanofi Sans" w:hAnsi="Sanofi Sans"/>
                      <w:b/>
                      <w:bCs/>
                      <w:sz w:val="18"/>
                      <w:szCs w:val="18"/>
                    </w:rPr>
                    <w:t>USERELATIONSHIP</w:t>
                  </w:r>
                  <w:r w:rsidR="00883D5C">
                    <w:rPr>
                      <w:rFonts w:ascii="Sanofi Sans" w:hAnsi="Sanofi Sans"/>
                      <w:b/>
                      <w:bCs/>
                      <w:sz w:val="18"/>
                      <w:szCs w:val="18"/>
                    </w:rPr>
                    <w:t>()</w:t>
                  </w:r>
                </w:p>
              </w:tc>
              <w:tc>
                <w:tcPr>
                  <w:tcW w:w="7793" w:type="dxa"/>
                </w:tcPr>
                <w:p w:rsidR="00883D5C" w:rsidP="00041A44" w:rsidRDefault="00041A44" w14:paraId="2B93511A" w14:textId="1847A3A0">
                  <w:pPr>
                    <w:rPr>
                      <w:rFonts w:ascii="Sanofi Sans" w:hAnsi="Sanofi Sans"/>
                      <w:sz w:val="20"/>
                      <w:szCs w:val="20"/>
                    </w:rPr>
                  </w:pPr>
                  <w:r w:rsidRPr="00041A44">
                    <w:rPr>
                      <w:rFonts w:ascii="Sanofi Sans" w:hAnsi="Sanofi Sans"/>
                      <w:sz w:val="20"/>
                      <w:szCs w:val="20"/>
                    </w:rPr>
                    <w:t>Specifies an existing relationship to be used in the evaluation of a DAX expression,</w:t>
                  </w:r>
                  <w:r>
                    <w:rPr>
                      <w:rFonts w:ascii="Sanofi Sans" w:hAnsi="Sanofi Sans"/>
                      <w:sz w:val="20"/>
                      <w:szCs w:val="20"/>
                    </w:rPr>
                    <w:t xml:space="preserve"> </w:t>
                  </w:r>
                  <w:r w:rsidRPr="00041A44">
                    <w:rPr>
                      <w:rFonts w:ascii="Sanofi Sans" w:hAnsi="Sanofi Sans"/>
                      <w:sz w:val="20"/>
                      <w:szCs w:val="20"/>
                    </w:rPr>
                    <w:t>defined by naming, as arguments, the two columns that serve as endpoints</w:t>
                  </w:r>
                </w:p>
              </w:tc>
            </w:tr>
            <w:tr w:rsidR="00883D5C" w:rsidTr="006776F7" w14:paraId="5985CADB" w14:textId="77777777">
              <w:tc>
                <w:tcPr>
                  <w:tcW w:w="9327" w:type="dxa"/>
                  <w:gridSpan w:val="2"/>
                </w:tcPr>
                <w:p w:rsidR="00883D5C" w:rsidP="00883D5C" w:rsidRDefault="00672D8E" w14:paraId="114F1FFF" w14:textId="2236DC8B">
                  <w:pPr>
                    <w:rPr>
                      <w:rFonts w:ascii="Sanofi Sans" w:hAnsi="Sanofi Sans"/>
                      <w:sz w:val="20"/>
                      <w:szCs w:val="20"/>
                    </w:rPr>
                  </w:pPr>
                  <w:r w:rsidRPr="00672D8E">
                    <w:rPr>
                      <w:rFonts w:ascii="Sanofi Sans" w:hAnsi="Sanofi Sans"/>
                      <w:sz w:val="20"/>
                      <w:szCs w:val="20"/>
                    </w:rPr>
                    <w:t>If two tables are linked by more than one relationship, you can decide which relationship to activate by using USERELATIONSHIP</w:t>
                  </w:r>
                  <w:r w:rsidR="00C1064B">
                    <w:rPr>
                      <w:rFonts w:ascii="Sanofi Sans" w:hAnsi="Sanofi Sans"/>
                      <w:sz w:val="20"/>
                      <w:szCs w:val="20"/>
                    </w:rPr>
                    <w:t xml:space="preserve"> (</w:t>
                  </w:r>
                  <w:r w:rsidRPr="00C1064B" w:rsidR="00C1064B">
                    <w:rPr>
                      <w:rFonts w:ascii="Sanofi Sans" w:hAnsi="Sanofi Sans"/>
                      <w:sz w:val="20"/>
                      <w:szCs w:val="20"/>
                    </w:rPr>
                    <w:t>you can only have one active relationship between any two tables</w:t>
                  </w:r>
                  <w:r w:rsidR="00C1064B">
                    <w:rPr>
                      <w:rFonts w:ascii="Sanofi Sans" w:hAnsi="Sanofi Sans"/>
                      <w:sz w:val="20"/>
                      <w:szCs w:val="20"/>
                    </w:rPr>
                    <w:t>)</w:t>
                  </w:r>
                </w:p>
                <w:p w:rsidR="00672D8E" w:rsidP="00883D5C" w:rsidRDefault="00672D8E" w14:paraId="4AAAC09B" w14:textId="77777777">
                  <w:pPr>
                    <w:rPr>
                      <w:rFonts w:ascii="Sanofi Sans" w:hAnsi="Sanofi Sans"/>
                      <w:sz w:val="20"/>
                      <w:szCs w:val="20"/>
                    </w:rPr>
                  </w:pPr>
                </w:p>
                <w:p w:rsidR="00883D5C" w:rsidP="00883D5C" w:rsidRDefault="00042A79" w14:paraId="238B2433" w14:textId="2ED2CACA">
                  <w:pPr>
                    <w:rPr>
                      <w:rFonts w:ascii="Sanofi Sans" w:hAnsi="Sanofi Sans"/>
                      <w:sz w:val="20"/>
                      <w:szCs w:val="20"/>
                    </w:rPr>
                  </w:pPr>
                  <w:r>
                    <w:rPr>
                      <w:noProof/>
                    </w:rPr>
                    <w:drawing>
                      <wp:inline distT="0" distB="0" distL="0" distR="0" wp14:anchorId="67BA6C3D" wp14:editId="36B3BFC6">
                        <wp:extent cx="3295650" cy="1234509"/>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15820" cy="1242064"/>
                                </a:xfrm>
                                <a:prstGeom prst="rect">
                                  <a:avLst/>
                                </a:prstGeom>
                              </pic:spPr>
                            </pic:pic>
                          </a:graphicData>
                        </a:graphic>
                      </wp:inline>
                    </w:drawing>
                  </w:r>
                </w:p>
                <w:p w:rsidRPr="005A4BC5" w:rsidR="00883D5C" w:rsidP="00883D5C" w:rsidRDefault="00883D5C" w14:paraId="2BF87299" w14:textId="77777777">
                  <w:pPr>
                    <w:ind w:firstLine="357"/>
                    <w:rPr>
                      <w:rFonts w:ascii="FluentSystemIcons-Regular" w:hAnsi="FluentSystemIcons-Regular"/>
                      <w:b/>
                      <w:bCs/>
                      <w:color w:val="7A00E6"/>
                      <w:sz w:val="20"/>
                      <w:szCs w:val="20"/>
                    </w:rPr>
                  </w:pPr>
                </w:p>
                <w:p w:rsidR="00883D5C" w:rsidP="00883D5C" w:rsidRDefault="00883D5C" w14:paraId="755128A7" w14:textId="77777777">
                  <w:pPr>
                    <w:rPr>
                      <w:rFonts w:ascii="FluentSystemIcons-Regular" w:hAnsi="FluentSystemIcons-Regular"/>
                      <w:b/>
                      <w:bCs/>
                      <w:color w:val="7A00E6"/>
                      <w:sz w:val="36"/>
                      <w:szCs w:val="36"/>
                    </w:rPr>
                  </w:pPr>
                  <w:r w:rsidRPr="00345F23">
                    <w:rPr>
                      <w:rFonts w:ascii="FluentSystemIcons-Regular" w:hAnsi="FluentSystemIcons-Regular"/>
                      <w:b/>
                      <w:bCs/>
                      <w:color w:val="7A00E6"/>
                      <w:sz w:val="36"/>
                      <w:szCs w:val="36"/>
                    </w:rPr>
                    <w:t></w:t>
                  </w:r>
                </w:p>
                <w:p w:rsidR="00883D5C" w:rsidP="00E5420B" w:rsidRDefault="00E5420B" w14:paraId="4DC2B749" w14:textId="7E7C2974">
                  <w:pPr>
                    <w:rPr>
                      <w:rFonts w:ascii="Sanofi Sans" w:hAnsi="Sanofi Sans"/>
                      <w:sz w:val="20"/>
                      <w:szCs w:val="20"/>
                    </w:rPr>
                  </w:pPr>
                  <w:r>
                    <w:rPr>
                      <w:rFonts w:ascii="Sanofi Sans" w:hAnsi="Sanofi Sans"/>
                      <w:sz w:val="20"/>
                      <w:szCs w:val="20"/>
                    </w:rPr>
                    <w:t>-</w:t>
                  </w:r>
                  <w:r w:rsidRPr="00E5420B">
                    <w:rPr>
                      <w:rFonts w:ascii="Sanofi Sans" w:hAnsi="Sanofi Sans"/>
                      <w:sz w:val="20"/>
                      <w:szCs w:val="20"/>
                    </w:rPr>
                    <w:t>USERELATIONSHIPS</w:t>
                  </w:r>
                  <w:r>
                    <w:rPr>
                      <w:rFonts w:ascii="Sanofi Sans" w:hAnsi="Sanofi Sans"/>
                      <w:sz w:val="20"/>
                      <w:szCs w:val="20"/>
                    </w:rPr>
                    <w:t xml:space="preserve"> </w:t>
                  </w:r>
                  <w:r w:rsidRPr="00E5420B">
                    <w:rPr>
                      <w:rFonts w:ascii="Sanofi Sans" w:hAnsi="Sanofi Sans"/>
                      <w:sz w:val="20"/>
                      <w:szCs w:val="20"/>
                    </w:rPr>
                    <w:t>can only</w:t>
                  </w:r>
                  <w:r>
                    <w:rPr>
                      <w:rFonts w:ascii="Sanofi Sans" w:hAnsi="Sanofi Sans"/>
                      <w:sz w:val="20"/>
                      <w:szCs w:val="20"/>
                    </w:rPr>
                    <w:t xml:space="preserve"> </w:t>
                  </w:r>
                  <w:r w:rsidRPr="00E5420B">
                    <w:rPr>
                      <w:rFonts w:ascii="Sanofi Sans" w:hAnsi="Sanofi Sans"/>
                      <w:sz w:val="20"/>
                      <w:szCs w:val="20"/>
                    </w:rPr>
                    <w:t>be used in functions which</w:t>
                  </w:r>
                  <w:r>
                    <w:rPr>
                      <w:rFonts w:ascii="Sanofi Sans" w:hAnsi="Sanofi Sans"/>
                      <w:sz w:val="20"/>
                      <w:szCs w:val="20"/>
                    </w:rPr>
                    <w:t xml:space="preserve"> </w:t>
                  </w:r>
                  <w:r w:rsidRPr="00E5420B">
                    <w:rPr>
                      <w:rFonts w:ascii="Sanofi Sans" w:hAnsi="Sanofi Sans"/>
                      <w:sz w:val="20"/>
                      <w:szCs w:val="20"/>
                    </w:rPr>
                    <w:t>accept a filter parameter</w:t>
                  </w:r>
                  <w:r w:rsidR="007278DB">
                    <w:rPr>
                      <w:rFonts w:ascii="Sanofi Sans" w:hAnsi="Sanofi Sans"/>
                      <w:sz w:val="20"/>
                      <w:szCs w:val="20"/>
                    </w:rPr>
                    <w:t xml:space="preserve"> </w:t>
                  </w:r>
                  <w:r w:rsidRPr="00E5420B">
                    <w:rPr>
                      <w:rFonts w:ascii="Sanofi Sans" w:hAnsi="Sanofi Sans"/>
                      <w:sz w:val="20"/>
                      <w:szCs w:val="20"/>
                    </w:rPr>
                    <w:t>(CALCULATE, TOTALYTD,</w:t>
                  </w:r>
                  <w:r w:rsidR="00FF7998">
                    <w:rPr>
                      <w:rFonts w:ascii="Sanofi Sans" w:hAnsi="Sanofi Sans"/>
                      <w:sz w:val="20"/>
                      <w:szCs w:val="20"/>
                    </w:rPr>
                    <w:t xml:space="preserve"> etc.)</w:t>
                  </w:r>
                </w:p>
                <w:p w:rsidR="00FF7998" w:rsidP="00FF7998" w:rsidRDefault="00FF7998" w14:paraId="4EFB2F84" w14:textId="500A6446">
                  <w:pPr>
                    <w:rPr>
                      <w:rFonts w:ascii="Sanofi Sans" w:hAnsi="Sanofi Sans"/>
                      <w:sz w:val="20"/>
                      <w:szCs w:val="20"/>
                    </w:rPr>
                  </w:pPr>
                  <w:r>
                    <w:rPr>
                      <w:rFonts w:ascii="Sanofi Sans" w:hAnsi="Sanofi Sans"/>
                      <w:sz w:val="20"/>
                      <w:szCs w:val="20"/>
                    </w:rPr>
                    <w:t>-</w:t>
                  </w:r>
                  <w:r w:rsidRPr="00FF7998">
                    <w:rPr>
                      <w:rFonts w:ascii="Sanofi Sans" w:hAnsi="Sanofi Sans"/>
                      <w:sz w:val="20"/>
                      <w:szCs w:val="20"/>
                    </w:rPr>
                    <w:t>If you have</w:t>
                  </w:r>
                  <w:r>
                    <w:rPr>
                      <w:rFonts w:ascii="Sanofi Sans" w:hAnsi="Sanofi Sans"/>
                      <w:sz w:val="20"/>
                      <w:szCs w:val="20"/>
                    </w:rPr>
                    <w:t xml:space="preserve"> </w:t>
                  </w:r>
                  <w:r w:rsidRPr="00FF7998">
                    <w:rPr>
                      <w:rFonts w:ascii="Sanofi Sans" w:hAnsi="Sanofi Sans"/>
                      <w:sz w:val="20"/>
                      <w:szCs w:val="20"/>
                    </w:rPr>
                    <w:t>multiple date columns connected to a single calendar table, USERELATIONSHIP is a great way to</w:t>
                  </w:r>
                  <w:r>
                    <w:rPr>
                      <w:rFonts w:ascii="Sanofi Sans" w:hAnsi="Sanofi Sans"/>
                      <w:sz w:val="20"/>
                      <w:szCs w:val="20"/>
                    </w:rPr>
                    <w:t xml:space="preserve"> </w:t>
                  </w:r>
                  <w:r w:rsidRPr="00FF7998">
                    <w:rPr>
                      <w:rFonts w:ascii="Sanofi Sans" w:hAnsi="Sanofi Sans"/>
                      <w:sz w:val="20"/>
                      <w:szCs w:val="20"/>
                    </w:rPr>
                    <w:t>force measures to use inactive relationships without having to manually activate them in your model</w:t>
                  </w:r>
                  <w:r>
                    <w:rPr>
                      <w:rFonts w:ascii="Sanofi Sans" w:hAnsi="Sanofi Sans"/>
                      <w:sz w:val="20"/>
                      <w:szCs w:val="20"/>
                    </w:rPr>
                    <w:t>.</w:t>
                  </w:r>
                </w:p>
                <w:p w:rsidR="00A23414" w:rsidP="00FF7998" w:rsidRDefault="00A23414" w14:paraId="39B5B6F5" w14:textId="402B8788">
                  <w:pPr>
                    <w:rPr>
                      <w:rFonts w:ascii="Sanofi Sans" w:hAnsi="Sanofi Sans"/>
                      <w:sz w:val="20"/>
                      <w:szCs w:val="20"/>
                    </w:rPr>
                  </w:pPr>
                  <w:r>
                    <w:rPr>
                      <w:rFonts w:ascii="Sanofi Sans" w:hAnsi="Sanofi Sans"/>
                      <w:sz w:val="20"/>
                      <w:szCs w:val="20"/>
                    </w:rPr>
                    <w:t>-</w:t>
                  </w:r>
                  <w:r w:rsidRPr="00A23414">
                    <w:rPr>
                      <w:rFonts w:ascii="Sanofi Sans" w:hAnsi="Sanofi Sans"/>
                      <w:sz w:val="20"/>
                      <w:szCs w:val="20"/>
                    </w:rPr>
                    <w:t>USERELATIONSHIP is a CALCULATE modifier, which instructs CALCULATE to temporarily activate the relationship. When CALCULATE has computed its result, the default relationship becomes active again.</w:t>
                  </w:r>
                </w:p>
                <w:p w:rsidR="00FF7998" w:rsidP="00FF7998" w:rsidRDefault="00BD786C" w14:paraId="61BE3ECF" w14:textId="2A59CAD5">
                  <w:pPr>
                    <w:rPr>
                      <w:rFonts w:ascii="Sanofi Sans" w:hAnsi="Sanofi Sans"/>
                      <w:sz w:val="20"/>
                      <w:szCs w:val="20"/>
                    </w:rPr>
                  </w:pPr>
                  <w:r>
                    <w:rPr>
                      <w:rFonts w:ascii="Sanofi Sans" w:hAnsi="Sanofi Sans"/>
                      <w:sz w:val="20"/>
                      <w:szCs w:val="20"/>
                    </w:rPr>
                    <w:t>-</w:t>
                  </w:r>
                  <w:r w:rsidRPr="00D3755A" w:rsidR="00D3755A">
                    <w:rPr>
                      <w:rFonts w:ascii="Sanofi Sans" w:hAnsi="Sanofi Sans"/>
                      <w:sz w:val="20"/>
                      <w:szCs w:val="20"/>
                    </w:rPr>
                    <w:t>Up to 10 USERELATIONSHIP functions can be nested; however, your expression might have a deeper level of nesting, ie. the following sample expression is nested 3 levels deep but only 2 for USERELATIONSHIP: =CALCULATE(CALCULATE( CALCULATE( &lt;anyExpression&gt;, USERELATIONSHIP( t1[colA], t2[colB])), t99[colZ]=999), USERELATIONSHIP( t1[colA], t2[colA])).</w:t>
                  </w:r>
                </w:p>
                <w:p w:rsidR="00BD786C" w:rsidP="00FF7998" w:rsidRDefault="00BD786C" w14:paraId="7976B189" w14:textId="053F2013">
                  <w:pPr>
                    <w:rPr>
                      <w:rFonts w:ascii="Sanofi Sans" w:hAnsi="Sanofi Sans"/>
                      <w:sz w:val="20"/>
                      <w:szCs w:val="20"/>
                    </w:rPr>
                  </w:pPr>
                </w:p>
              </w:tc>
            </w:tr>
          </w:tbl>
          <w:p w:rsidR="00883D5C" w:rsidP="00747BAD" w:rsidRDefault="00883D5C" w14:paraId="6886D472" w14:textId="77777777">
            <w:pPr>
              <w:rPr>
                <w:rFonts w:ascii="Sanofi Sans" w:hAnsi="Sanofi Sans"/>
                <w:sz w:val="20"/>
                <w:szCs w:val="20"/>
              </w:rPr>
            </w:pPr>
          </w:p>
          <w:tbl>
            <w:tblPr>
              <w:tblStyle w:val="TableGrid"/>
              <w:tblW w:w="0" w:type="auto"/>
              <w:tblLook w:val="04A0" w:firstRow="1" w:lastRow="0" w:firstColumn="1" w:lastColumn="0" w:noHBand="0" w:noVBand="1"/>
            </w:tblPr>
            <w:tblGrid>
              <w:gridCol w:w="1534"/>
              <w:gridCol w:w="7793"/>
            </w:tblGrid>
            <w:tr w:rsidR="00FA0EE3" w:rsidTr="006776F7" w14:paraId="4FFC4383" w14:textId="77777777">
              <w:tc>
                <w:tcPr>
                  <w:tcW w:w="1534" w:type="dxa"/>
                </w:tcPr>
                <w:p w:rsidR="00FA0EE3" w:rsidP="00FA0EE3" w:rsidRDefault="00FA0EE3" w14:paraId="406CFCF0" w14:textId="67CBEF1D">
                  <w:pPr>
                    <w:rPr>
                      <w:rFonts w:ascii="Sanofi Sans" w:hAnsi="Sanofi Sans"/>
                      <w:sz w:val="20"/>
                      <w:szCs w:val="20"/>
                    </w:rPr>
                  </w:pPr>
                  <w:r>
                    <w:rPr>
                      <w:rFonts w:ascii="Sanofi Sans" w:hAnsi="Sanofi Sans"/>
                      <w:b/>
                      <w:bCs/>
                      <w:sz w:val="18"/>
                      <w:szCs w:val="18"/>
                    </w:rPr>
                    <w:t>CROSSFILTER()</w:t>
                  </w:r>
                </w:p>
              </w:tc>
              <w:tc>
                <w:tcPr>
                  <w:tcW w:w="7793" w:type="dxa"/>
                </w:tcPr>
                <w:p w:rsidRPr="008D0CB3" w:rsidR="008D0CB3" w:rsidP="008D0CB3" w:rsidRDefault="008D0CB3" w14:paraId="0F3F917B" w14:textId="77777777">
                  <w:pPr>
                    <w:rPr>
                      <w:rFonts w:ascii="Sanofi Sans" w:hAnsi="Sanofi Sans"/>
                      <w:sz w:val="20"/>
                      <w:szCs w:val="20"/>
                    </w:rPr>
                  </w:pPr>
                  <w:r w:rsidRPr="008D0CB3">
                    <w:rPr>
                      <w:rFonts w:ascii="Sanofi Sans" w:hAnsi="Sanofi Sans"/>
                      <w:sz w:val="20"/>
                      <w:szCs w:val="20"/>
                    </w:rPr>
                    <w:t>Specifies cross filtering direction to be used for the duration of the DAX expression.</w:t>
                  </w:r>
                </w:p>
                <w:p w:rsidR="00FA0EE3" w:rsidP="008D0CB3" w:rsidRDefault="008D0CB3" w14:paraId="4B567CBD" w14:textId="14BCE0B2">
                  <w:pPr>
                    <w:rPr>
                      <w:rFonts w:ascii="Sanofi Sans" w:hAnsi="Sanofi Sans"/>
                      <w:sz w:val="20"/>
                      <w:szCs w:val="20"/>
                    </w:rPr>
                  </w:pPr>
                  <w:r w:rsidRPr="008D0CB3">
                    <w:rPr>
                      <w:rFonts w:ascii="Sanofi Sans" w:hAnsi="Sanofi Sans"/>
                      <w:sz w:val="20"/>
                      <w:szCs w:val="20"/>
                    </w:rPr>
                    <w:t>The relationship is defined by naming the two columns that serve as endpoints</w:t>
                  </w:r>
                </w:p>
              </w:tc>
            </w:tr>
            <w:tr w:rsidR="00FA0EE3" w:rsidTr="006776F7" w14:paraId="2D2E4148" w14:textId="77777777">
              <w:tc>
                <w:tcPr>
                  <w:tcW w:w="9327" w:type="dxa"/>
                  <w:gridSpan w:val="2"/>
                </w:tcPr>
                <w:p w:rsidR="00FA0EE3" w:rsidP="00FA0EE3" w:rsidRDefault="00514A82" w14:paraId="5282374D" w14:textId="2C14CB3A">
                  <w:pPr>
                    <w:rPr>
                      <w:rFonts w:ascii="Sanofi Sans" w:hAnsi="Sanofi Sans"/>
                      <w:sz w:val="20"/>
                      <w:szCs w:val="20"/>
                    </w:rPr>
                  </w:pPr>
                  <w:r>
                    <w:rPr>
                      <w:rFonts w:ascii="Sanofi Sans" w:hAnsi="Sanofi Sans"/>
                      <w:sz w:val="20"/>
                      <w:szCs w:val="20"/>
                    </w:rPr>
                    <w:t>CROSSFILTER</w:t>
                  </w:r>
                  <w:r w:rsidRPr="00514A82">
                    <w:rPr>
                      <w:rFonts w:ascii="Sanofi Sans" w:hAnsi="Sanofi Sans"/>
                      <w:sz w:val="20"/>
                      <w:szCs w:val="20"/>
                    </w:rPr>
                    <w:t xml:space="preserve"> is a useful function to change the direction of the relationship. You can use this method instead of changing the direction in the relationship itself. </w:t>
                  </w:r>
                </w:p>
                <w:p w:rsidR="00B51A72" w:rsidP="00FA0EE3" w:rsidRDefault="00B51A72" w14:paraId="1705F10B" w14:textId="77777777">
                  <w:pPr>
                    <w:rPr>
                      <w:rFonts w:ascii="Sanofi Sans" w:hAnsi="Sanofi Sans"/>
                      <w:sz w:val="20"/>
                      <w:szCs w:val="20"/>
                    </w:rPr>
                  </w:pPr>
                </w:p>
                <w:p w:rsidR="00FA0EE3" w:rsidP="00FA0EE3" w:rsidRDefault="00645126" w14:paraId="689063E8" w14:textId="10715BBB">
                  <w:pPr>
                    <w:rPr>
                      <w:rFonts w:ascii="Sanofi Sans" w:hAnsi="Sanofi Sans"/>
                      <w:sz w:val="20"/>
                      <w:szCs w:val="20"/>
                    </w:rPr>
                  </w:pPr>
                  <w:r>
                    <w:rPr>
                      <w:noProof/>
                    </w:rPr>
                    <w:drawing>
                      <wp:inline distT="0" distB="0" distL="0" distR="0" wp14:anchorId="67D8C556" wp14:editId="3DF025D4">
                        <wp:extent cx="4019550" cy="1630674"/>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40641" cy="1639230"/>
                                </a:xfrm>
                                <a:prstGeom prst="rect">
                                  <a:avLst/>
                                </a:prstGeom>
                              </pic:spPr>
                            </pic:pic>
                          </a:graphicData>
                        </a:graphic>
                      </wp:inline>
                    </w:drawing>
                  </w:r>
                </w:p>
                <w:p w:rsidRPr="005A4BC5" w:rsidR="00FA0EE3" w:rsidP="00FA0EE3" w:rsidRDefault="00FA0EE3" w14:paraId="06559A72" w14:textId="77777777">
                  <w:pPr>
                    <w:ind w:firstLine="357"/>
                    <w:rPr>
                      <w:rFonts w:ascii="FluentSystemIcons-Regular" w:hAnsi="FluentSystemIcons-Regular"/>
                      <w:b/>
                      <w:bCs/>
                      <w:color w:val="7A00E6"/>
                      <w:sz w:val="20"/>
                      <w:szCs w:val="20"/>
                    </w:rPr>
                  </w:pPr>
                </w:p>
                <w:p w:rsidR="00FA0EE3" w:rsidP="00FA0EE3" w:rsidRDefault="00FA0EE3" w14:paraId="1D12AEC1" w14:textId="77777777">
                  <w:pPr>
                    <w:rPr>
                      <w:rFonts w:ascii="FluentSystemIcons-Regular" w:hAnsi="FluentSystemIcons-Regular"/>
                      <w:b/>
                      <w:bCs/>
                      <w:color w:val="7A00E6"/>
                      <w:sz w:val="36"/>
                      <w:szCs w:val="36"/>
                    </w:rPr>
                  </w:pPr>
                  <w:r w:rsidRPr="00345F23">
                    <w:rPr>
                      <w:rFonts w:ascii="FluentSystemIcons-Regular" w:hAnsi="FluentSystemIcons-Regular"/>
                      <w:b/>
                      <w:bCs/>
                      <w:color w:val="7A00E6"/>
                      <w:sz w:val="36"/>
                      <w:szCs w:val="36"/>
                    </w:rPr>
                    <w:t></w:t>
                  </w:r>
                </w:p>
                <w:p w:rsidR="00FA0EE3" w:rsidP="00BE7318" w:rsidRDefault="00645126" w14:paraId="707CC0B9" w14:textId="3D0992E3">
                  <w:pPr>
                    <w:rPr>
                      <w:rFonts w:ascii="Sanofi Sans" w:hAnsi="Sanofi Sans"/>
                      <w:sz w:val="20"/>
                      <w:szCs w:val="20"/>
                    </w:rPr>
                  </w:pPr>
                  <w:r>
                    <w:rPr>
                      <w:rFonts w:ascii="Sanofi Sans" w:hAnsi="Sanofi Sans"/>
                      <w:sz w:val="20"/>
                      <w:szCs w:val="20"/>
                    </w:rPr>
                    <w:t>-</w:t>
                  </w:r>
                  <w:r w:rsidRPr="00BE7318" w:rsidR="00BE7318">
                    <w:rPr>
                      <w:rFonts w:ascii="Sanofi Sans" w:hAnsi="Sanofi Sans"/>
                      <w:sz w:val="20"/>
                      <w:szCs w:val="20"/>
                    </w:rPr>
                    <w:t xml:space="preserve">Instead of bidirectional relationships, use CROSSFILTER to enable </w:t>
                  </w:r>
                  <w:r w:rsidRPr="00BE7318">
                    <w:rPr>
                      <w:rFonts w:ascii="Sanofi Sans" w:hAnsi="Sanofi Sans"/>
                      <w:sz w:val="20"/>
                      <w:szCs w:val="20"/>
                    </w:rPr>
                    <w:t>two-way</w:t>
                  </w:r>
                  <w:r w:rsidRPr="00BE7318" w:rsidR="00BE7318">
                    <w:rPr>
                      <w:rFonts w:ascii="Sanofi Sans" w:hAnsi="Sanofi Sans"/>
                      <w:sz w:val="20"/>
                      <w:szCs w:val="20"/>
                    </w:rPr>
                    <w:t xml:space="preserve"> filtering ONLY in specific cases</w:t>
                  </w:r>
                  <w:r w:rsidR="00BE7318">
                    <w:rPr>
                      <w:rFonts w:ascii="Sanofi Sans" w:hAnsi="Sanofi Sans"/>
                      <w:sz w:val="20"/>
                      <w:szCs w:val="20"/>
                    </w:rPr>
                    <w:t>.</w:t>
                  </w:r>
                </w:p>
                <w:p w:rsidRPr="00132008" w:rsidR="00132008" w:rsidP="00132008" w:rsidRDefault="00132008" w14:paraId="4C11B366" w14:textId="5B921EA3">
                  <w:pPr>
                    <w:rPr>
                      <w:rFonts w:ascii="Sanofi Sans" w:hAnsi="Sanofi Sans"/>
                      <w:sz w:val="20"/>
                      <w:szCs w:val="20"/>
                    </w:rPr>
                  </w:pPr>
                  <w:r>
                    <w:rPr>
                      <w:rFonts w:ascii="Sanofi Sans" w:hAnsi="Sanofi Sans"/>
                      <w:sz w:val="20"/>
                      <w:szCs w:val="20"/>
                    </w:rPr>
                    <w:t>-</w:t>
                  </w:r>
                  <w:r w:rsidRPr="00132008">
                    <w:rPr>
                      <w:rFonts w:ascii="Sanofi Sans" w:hAnsi="Sanofi Sans"/>
                      <w:sz w:val="20"/>
                      <w:szCs w:val="20"/>
                    </w:rPr>
                    <w:t>Always consider a good modeling to cover the requirement without the need of both-directional relationship.</w:t>
                  </w:r>
                </w:p>
                <w:p w:rsidRPr="00132008" w:rsidR="00132008" w:rsidP="00132008" w:rsidRDefault="00132008" w14:paraId="5E1C1EF4" w14:textId="61C309F4">
                  <w:pPr>
                    <w:rPr>
                      <w:rFonts w:ascii="Sanofi Sans" w:hAnsi="Sanofi Sans"/>
                      <w:sz w:val="20"/>
                      <w:szCs w:val="20"/>
                    </w:rPr>
                  </w:pPr>
                  <w:r>
                    <w:rPr>
                      <w:rFonts w:ascii="Sanofi Sans" w:hAnsi="Sanofi Sans"/>
                      <w:sz w:val="20"/>
                      <w:szCs w:val="20"/>
                    </w:rPr>
                    <w:t>-</w:t>
                  </w:r>
                  <w:r w:rsidRPr="00132008">
                    <w:rPr>
                      <w:rFonts w:ascii="Sanofi Sans" w:hAnsi="Sanofi Sans"/>
                      <w:sz w:val="20"/>
                      <w:szCs w:val="20"/>
                    </w:rPr>
                    <w:t xml:space="preserve">If you have to create a both-directional relationship regardless of the best practice modeling, then use the </w:t>
                  </w:r>
                  <w:r>
                    <w:rPr>
                      <w:rFonts w:ascii="Sanofi Sans" w:hAnsi="Sanofi Sans"/>
                      <w:sz w:val="20"/>
                      <w:szCs w:val="20"/>
                    </w:rPr>
                    <w:t>CROSSFILTER</w:t>
                  </w:r>
                  <w:r w:rsidRPr="00132008">
                    <w:rPr>
                      <w:rFonts w:ascii="Sanofi Sans" w:hAnsi="Sanofi Sans"/>
                      <w:sz w:val="20"/>
                      <w:szCs w:val="20"/>
                    </w:rPr>
                    <w:t xml:space="preserve"> approach as much as possible, it can be better for the performance. The performance impact would be only when you use that particular measure in a report page, not always.</w:t>
                  </w:r>
                </w:p>
                <w:p w:rsidR="00BE7318" w:rsidP="00132008" w:rsidRDefault="00132008" w14:paraId="360896D7" w14:textId="77777777">
                  <w:pPr>
                    <w:rPr>
                      <w:rFonts w:ascii="Sanofi Sans" w:hAnsi="Sanofi Sans"/>
                      <w:sz w:val="20"/>
                      <w:szCs w:val="20"/>
                    </w:rPr>
                  </w:pPr>
                  <w:r>
                    <w:rPr>
                      <w:rFonts w:ascii="Sanofi Sans" w:hAnsi="Sanofi Sans"/>
                      <w:sz w:val="20"/>
                      <w:szCs w:val="20"/>
                    </w:rPr>
                    <w:t>-</w:t>
                  </w:r>
                  <w:r w:rsidRPr="00132008">
                    <w:rPr>
                      <w:rFonts w:ascii="Sanofi Sans" w:hAnsi="Sanofi Sans"/>
                      <w:sz w:val="20"/>
                      <w:szCs w:val="20"/>
                    </w:rPr>
                    <w:t xml:space="preserve">The </w:t>
                  </w:r>
                  <w:r>
                    <w:rPr>
                      <w:rFonts w:ascii="Sanofi Sans" w:hAnsi="Sanofi Sans"/>
                      <w:sz w:val="20"/>
                      <w:szCs w:val="20"/>
                    </w:rPr>
                    <w:t>CROSSFILTER</w:t>
                  </w:r>
                  <w:r w:rsidRPr="00132008">
                    <w:rPr>
                      <w:rFonts w:ascii="Sanofi Sans" w:hAnsi="Sanofi Sans"/>
                      <w:sz w:val="20"/>
                      <w:szCs w:val="20"/>
                    </w:rPr>
                    <w:t xml:space="preserve"> requires an existing relationship between the two tables.</w:t>
                  </w:r>
                </w:p>
                <w:p w:rsidR="009B6EA5" w:rsidP="00132008" w:rsidRDefault="009B6EA5" w14:paraId="18F16F76" w14:textId="77777777">
                  <w:pPr>
                    <w:rPr>
                      <w:rFonts w:ascii="Sanofi Sans" w:hAnsi="Sanofi Sans"/>
                      <w:sz w:val="20"/>
                      <w:szCs w:val="20"/>
                    </w:rPr>
                  </w:pPr>
                  <w:r>
                    <w:rPr>
                      <w:rFonts w:ascii="Sanofi Sans" w:hAnsi="Sanofi Sans"/>
                      <w:sz w:val="20"/>
                      <w:szCs w:val="20"/>
                    </w:rPr>
                    <w:t>-</w:t>
                  </w:r>
                  <w:r w:rsidRPr="009B6EA5">
                    <w:rPr>
                      <w:rFonts w:ascii="Sanofi Sans" w:hAnsi="Sanofi Sans"/>
                      <w:sz w:val="20"/>
                      <w:szCs w:val="20"/>
                    </w:rPr>
                    <w:t>If CALCULATE expressions are nested, and more than one CALCULATE expression contains a CROSSFILTER function, then the innermost CROSSFILTER is the one that prevails in case of a conflict or ambiguity.</w:t>
                  </w:r>
                </w:p>
                <w:p w:rsidR="00F0697D" w:rsidP="00132008" w:rsidRDefault="00F0697D" w14:paraId="4D146AC6" w14:textId="77777777">
                  <w:pPr>
                    <w:rPr>
                      <w:rFonts w:ascii="Sanofi Sans" w:hAnsi="Sanofi Sans"/>
                      <w:sz w:val="20"/>
                      <w:szCs w:val="20"/>
                    </w:rPr>
                  </w:pPr>
                  <w:r>
                    <w:rPr>
                      <w:rFonts w:ascii="Sanofi Sans" w:hAnsi="Sanofi Sans"/>
                      <w:sz w:val="20"/>
                      <w:szCs w:val="20"/>
                    </w:rPr>
                    <w:t>-</w:t>
                  </w:r>
                  <w:r w:rsidRPr="00F0697D">
                    <w:rPr>
                      <w:rFonts w:ascii="Sanofi Sans" w:hAnsi="Sanofi Sans"/>
                      <w:sz w:val="20"/>
                      <w:szCs w:val="20"/>
                    </w:rPr>
                    <w:t>This function is not supported for use in DirectQuery mode when used in calculated columns or row-level security (RLS) rules.</w:t>
                  </w:r>
                </w:p>
                <w:p w:rsidR="008B371A" w:rsidP="00132008" w:rsidRDefault="008B371A" w14:paraId="19109B9B" w14:textId="305F24D2">
                  <w:pPr>
                    <w:rPr>
                      <w:rFonts w:ascii="Sanofi Sans" w:hAnsi="Sanofi Sans"/>
                      <w:sz w:val="20"/>
                      <w:szCs w:val="20"/>
                    </w:rPr>
                  </w:pPr>
                </w:p>
              </w:tc>
            </w:tr>
          </w:tbl>
          <w:p w:rsidRPr="00EC7537" w:rsidR="00883D5C" w:rsidP="00747BAD" w:rsidRDefault="00883D5C" w14:paraId="1186C802" w14:textId="474CCDFA">
            <w:pPr>
              <w:rPr>
                <w:rFonts w:ascii="Sanofi Sans" w:hAnsi="Sanofi Sans"/>
                <w:sz w:val="20"/>
                <w:szCs w:val="20"/>
              </w:rPr>
            </w:pPr>
          </w:p>
        </w:tc>
      </w:tr>
    </w:tbl>
    <w:p w:rsidRPr="0017473D" w:rsidR="000F465E" w:rsidP="000F465E" w:rsidRDefault="000F465E" w14:paraId="796A158C" w14:textId="07F7C413">
      <w:pPr>
        <w:pStyle w:val="Heading1"/>
      </w:pPr>
      <w:bookmarkStart w:name="_Toc118888668" w:id="6"/>
      <w:r>
        <w:t>Evaluation Context</w:t>
      </w:r>
      <w:bookmarkEnd w:id="6"/>
    </w:p>
    <w:p w:rsidR="000F465E" w:rsidP="000F465E" w:rsidRDefault="000F465E" w14:paraId="75C99F35" w14:textId="77777777"/>
    <w:p w:rsidRPr="008C7C75" w:rsidR="008C7C75" w:rsidP="008C7C75" w:rsidRDefault="008C7C75" w14:paraId="26B426CC" w14:textId="77777777">
      <w:pPr>
        <w:rPr>
          <w:rFonts w:ascii="Sanofi Sans" w:hAnsi="Sanofi Sans"/>
        </w:rPr>
      </w:pPr>
      <w:r w:rsidRPr="008C7C75">
        <w:rPr>
          <w:rFonts w:ascii="Sanofi Sans" w:hAnsi="Sanofi Sans"/>
        </w:rPr>
        <w:t xml:space="preserve">DAX formulas in Power BI are dynamic, and they change according to the context in which they were created. It’s important to have an understanding of how contexts work in DAX, as it can help save you a lot of headaches when you run into confusing errors in your formulas. </w:t>
      </w:r>
    </w:p>
    <w:p w:rsidRPr="008C7C75" w:rsidR="008C7C75" w:rsidP="008C7C75" w:rsidRDefault="008C7C75" w14:paraId="68411B00" w14:textId="77777777">
      <w:pPr>
        <w:rPr>
          <w:rFonts w:ascii="Sanofi Sans" w:hAnsi="Sanofi Sans"/>
        </w:rPr>
      </w:pPr>
    </w:p>
    <w:p w:rsidR="000F465E" w:rsidP="008C7C75" w:rsidRDefault="00411449" w14:paraId="274D6058" w14:textId="0D0A711A">
      <w:pPr>
        <w:rPr>
          <w:rFonts w:ascii="Sanofi Sans" w:hAnsi="Sanofi Sans"/>
        </w:rPr>
      </w:pPr>
      <w:r>
        <w:rPr>
          <w:rFonts w:ascii="Sanofi Sans" w:hAnsi="Sanofi Sans"/>
        </w:rPr>
        <w:t>Evaluation cont</w:t>
      </w:r>
      <w:r w:rsidR="00253656">
        <w:rPr>
          <w:rFonts w:ascii="Sanofi Sans" w:hAnsi="Sanofi Sans"/>
        </w:rPr>
        <w:t xml:space="preserve">ext is the </w:t>
      </w:r>
      <w:r w:rsidRPr="00411449">
        <w:rPr>
          <w:rFonts w:ascii="Sanofi Sans" w:hAnsi="Sanofi Sans"/>
        </w:rPr>
        <w:t xml:space="preserve">environment in which a DAX formula is evaluated in. </w:t>
      </w:r>
      <w:r w:rsidR="00253656">
        <w:rPr>
          <w:rFonts w:ascii="Sanofi Sans" w:hAnsi="Sanofi Sans"/>
        </w:rPr>
        <w:t xml:space="preserve"> W</w:t>
      </w:r>
      <w:r w:rsidRPr="00411449">
        <w:rPr>
          <w:rFonts w:ascii="Sanofi Sans" w:hAnsi="Sanofi Sans"/>
        </w:rPr>
        <w:t xml:space="preserve">hen we write a DAX formula it gets evaluated within an environment. The DAX formula evaluated will be directly </w:t>
      </w:r>
      <w:r w:rsidRPr="00411449" w:rsidR="00253656">
        <w:rPr>
          <w:rFonts w:ascii="Sanofi Sans" w:hAnsi="Sanofi Sans"/>
        </w:rPr>
        <w:t>dependent</w:t>
      </w:r>
      <w:r w:rsidRPr="00411449">
        <w:rPr>
          <w:rFonts w:ascii="Sanofi Sans" w:hAnsi="Sanofi Sans"/>
        </w:rPr>
        <w:t xml:space="preserve"> on the </w:t>
      </w:r>
      <w:r w:rsidR="00253656">
        <w:rPr>
          <w:rFonts w:ascii="Sanofi Sans" w:hAnsi="Sanofi Sans"/>
        </w:rPr>
        <w:t>e</w:t>
      </w:r>
      <w:r w:rsidRPr="00411449">
        <w:rPr>
          <w:rFonts w:ascii="Sanofi Sans" w:hAnsi="Sanofi Sans"/>
        </w:rPr>
        <w:t xml:space="preserve">valuation </w:t>
      </w:r>
      <w:r w:rsidR="00253656">
        <w:rPr>
          <w:rFonts w:ascii="Sanofi Sans" w:hAnsi="Sanofi Sans"/>
        </w:rPr>
        <w:t>c</w:t>
      </w:r>
      <w:r w:rsidRPr="00411449">
        <w:rPr>
          <w:rFonts w:ascii="Sanofi Sans" w:hAnsi="Sanofi Sans"/>
        </w:rPr>
        <w:t>ontext. This means the result returned can be different depending on the context, even if the DAX formula used is the same.</w:t>
      </w:r>
      <w:r w:rsidR="00253656">
        <w:rPr>
          <w:rFonts w:ascii="Sanofi Sans" w:hAnsi="Sanofi Sans"/>
        </w:rPr>
        <w:t xml:space="preserve"> </w:t>
      </w:r>
      <w:r w:rsidRPr="008C7C75" w:rsidR="008C7C75">
        <w:rPr>
          <w:rFonts w:ascii="Sanofi Sans" w:hAnsi="Sanofi Sans"/>
        </w:rPr>
        <w:t xml:space="preserve">There are two main types of </w:t>
      </w:r>
      <w:r w:rsidR="00202EAA">
        <w:rPr>
          <w:rFonts w:ascii="Sanofi Sans" w:hAnsi="Sanofi Sans"/>
        </w:rPr>
        <w:t xml:space="preserve">evaluation </w:t>
      </w:r>
      <w:r w:rsidRPr="008C7C75" w:rsidR="006751D8">
        <w:rPr>
          <w:rFonts w:ascii="Sanofi Sans" w:hAnsi="Sanofi Sans"/>
        </w:rPr>
        <w:t>contexts</w:t>
      </w:r>
      <w:r w:rsidRPr="008C7C75" w:rsidR="008C7C75">
        <w:rPr>
          <w:rFonts w:ascii="Sanofi Sans" w:hAnsi="Sanofi Sans"/>
        </w:rPr>
        <w:t xml:space="preserve"> in DAX: </w:t>
      </w:r>
      <w:r w:rsidR="000454C4">
        <w:rPr>
          <w:rFonts w:ascii="Sanofi Sans" w:hAnsi="Sanofi Sans"/>
        </w:rPr>
        <w:t xml:space="preserve">filter context and </w:t>
      </w:r>
      <w:r w:rsidRPr="008C7C75" w:rsidR="008C7C75">
        <w:rPr>
          <w:rFonts w:ascii="Sanofi Sans" w:hAnsi="Sanofi Sans"/>
        </w:rPr>
        <w:t>row context.</w:t>
      </w:r>
    </w:p>
    <w:p w:rsidR="00FA3F94" w:rsidP="008C7C75" w:rsidRDefault="00FA3F94" w14:paraId="68DEE04C" w14:textId="5F430862">
      <w:pPr>
        <w:rPr>
          <w:rFonts w:ascii="Sanofi Sans" w:hAnsi="Sanofi Sans"/>
        </w:rPr>
      </w:pPr>
    </w:p>
    <w:p w:rsidR="000454C4" w:rsidP="000454C4" w:rsidRDefault="000454C4" w14:paraId="29A57856" w14:textId="79329435">
      <w:pPr>
        <w:pBdr>
          <w:top w:val="single" w:color="auto" w:sz="4" w:space="1"/>
          <w:left w:val="single" w:color="auto" w:sz="4" w:space="4"/>
          <w:bottom w:val="single" w:color="auto" w:sz="4" w:space="1"/>
          <w:right w:val="single" w:color="auto" w:sz="4" w:space="4"/>
        </w:pBdr>
        <w:rPr>
          <w:rFonts w:ascii="Sanofi Sans" w:hAnsi="Sanofi Sans"/>
        </w:rPr>
      </w:pPr>
      <w:r w:rsidRPr="000454C4">
        <w:rPr>
          <w:rFonts w:ascii="Sanofi Sans" w:hAnsi="Sanofi Sans"/>
        </w:rPr>
        <w:t>Filter &amp; row context tells DAX exactly how to evaluate measures and calculated</w:t>
      </w:r>
      <w:r>
        <w:rPr>
          <w:rFonts w:ascii="Sanofi Sans" w:hAnsi="Sanofi Sans"/>
        </w:rPr>
        <w:t xml:space="preserve"> </w:t>
      </w:r>
      <w:r w:rsidRPr="000454C4">
        <w:rPr>
          <w:rFonts w:ascii="Sanofi Sans" w:hAnsi="Sanofi Sans"/>
        </w:rPr>
        <w:t>columns in your data model</w:t>
      </w:r>
      <w:r>
        <w:rPr>
          <w:rFonts w:ascii="Sanofi Sans" w:hAnsi="Sanofi Sans"/>
        </w:rPr>
        <w:t>.</w:t>
      </w:r>
      <w:r w:rsidRPr="000454C4">
        <w:rPr>
          <w:rFonts w:ascii="Sanofi Sans" w:hAnsi="Sanofi Sans"/>
        </w:rPr>
        <w:t xml:space="preserve"> </w:t>
      </w:r>
    </w:p>
    <w:p w:rsidR="0010010E" w:rsidP="008C7C75" w:rsidRDefault="0010010E" w14:paraId="522DF139" w14:textId="71F8A2AF">
      <w:pPr>
        <w:rPr>
          <w:rFonts w:ascii="Sanofi Sans" w:hAnsi="Sanofi Sans"/>
        </w:rPr>
      </w:pPr>
    </w:p>
    <w:p w:rsidRPr="00A05F74" w:rsidR="00150A60" w:rsidP="008C7C75" w:rsidRDefault="00150A60" w14:paraId="6A860384" w14:textId="376F706F">
      <w:pPr>
        <w:rPr>
          <w:rFonts w:ascii="Sanofi Sans" w:hAnsi="Sanofi Sans"/>
          <w:b/>
          <w:bCs/>
        </w:rPr>
      </w:pPr>
      <w:r w:rsidRPr="00A05F74">
        <w:rPr>
          <w:rFonts w:ascii="Sanofi Sans" w:hAnsi="Sanofi Sans"/>
          <w:b/>
          <w:bCs/>
        </w:rPr>
        <w:t>Understanding Filter Context</w:t>
      </w:r>
    </w:p>
    <w:p w:rsidRPr="00A05F74" w:rsidR="00A05F74" w:rsidP="00A05F74" w:rsidRDefault="00A05F74" w14:paraId="3FE00D7E" w14:textId="77777777">
      <w:pPr>
        <w:rPr>
          <w:rFonts w:ascii="Sanofi Sans" w:hAnsi="Sanofi Sans"/>
        </w:rPr>
      </w:pPr>
      <w:r w:rsidRPr="00A05F74">
        <w:rPr>
          <w:rFonts w:ascii="Sanofi Sans" w:hAnsi="Sanofi Sans"/>
        </w:rPr>
        <w:t>The filter context is the combination of filters that is applied before the evaluation of a DAX expression. Its purpose is to filter tables.</w:t>
      </w:r>
    </w:p>
    <w:p w:rsidRPr="00166F52" w:rsidR="00150A60" w:rsidP="00A05F74" w:rsidRDefault="00A05F74" w14:paraId="2082FC97" w14:textId="6EA5D712">
      <w:pPr>
        <w:rPr>
          <w:rFonts w:ascii="Sanofi Sans" w:hAnsi="Sanofi Sans"/>
          <w:i/>
          <w:iCs/>
          <w:sz w:val="20"/>
          <w:szCs w:val="20"/>
        </w:rPr>
      </w:pPr>
      <w:r w:rsidRPr="00166F52">
        <w:rPr>
          <w:rFonts w:ascii="Sanofi Sans" w:hAnsi="Sanofi Sans"/>
          <w:i/>
          <w:iCs/>
          <w:sz w:val="20"/>
          <w:szCs w:val="20"/>
        </w:rPr>
        <w:t>In SQL this would refer to the WHERE clause. Because of the existence of a context, the result of the same formula can be different in different cells. There are two different ways in which filters are applied.</w:t>
      </w:r>
    </w:p>
    <w:p w:rsidR="00A05F74" w:rsidP="008C7C75" w:rsidRDefault="00A05F74" w14:paraId="5767FDE2" w14:textId="4B83A596">
      <w:pPr>
        <w:rPr>
          <w:rFonts w:ascii="Sanofi Sans" w:hAnsi="Sanofi Sans"/>
        </w:rPr>
      </w:pPr>
    </w:p>
    <w:p w:rsidRPr="00E912D3" w:rsidR="00166F52" w:rsidP="00166F52" w:rsidRDefault="00166F52" w14:paraId="2B54DACB" w14:textId="77777777">
      <w:pPr>
        <w:rPr>
          <w:rFonts w:ascii="Sanofi Sans" w:hAnsi="Sanofi Sans"/>
          <w:b/>
          <w:bCs/>
          <w:sz w:val="22"/>
          <w:szCs w:val="22"/>
        </w:rPr>
      </w:pPr>
      <w:r w:rsidRPr="00E912D3">
        <w:rPr>
          <w:rFonts w:ascii="Sanofi Sans" w:hAnsi="Sanofi Sans"/>
          <w:b/>
          <w:bCs/>
          <w:sz w:val="22"/>
          <w:szCs w:val="22"/>
        </w:rPr>
        <w:t>Implicit Filters</w:t>
      </w:r>
    </w:p>
    <w:p w:rsidRPr="00E912D3" w:rsidR="002E0B32" w:rsidP="00166F52" w:rsidRDefault="00166F52" w14:paraId="3F0BB29C" w14:textId="77777777">
      <w:pPr>
        <w:rPr>
          <w:rFonts w:ascii="Sanofi Sans" w:hAnsi="Sanofi Sans"/>
          <w:sz w:val="22"/>
          <w:szCs w:val="22"/>
        </w:rPr>
      </w:pPr>
      <w:r w:rsidRPr="00E912D3">
        <w:rPr>
          <w:rFonts w:ascii="Sanofi Sans" w:hAnsi="Sanofi Sans"/>
          <w:sz w:val="22"/>
          <w:szCs w:val="22"/>
        </w:rPr>
        <w:t xml:space="preserve">Implicit filters you find in the user interface. When you put a measure in a visualization, the result is different in each cell because it is calculated in a different context. </w:t>
      </w:r>
    </w:p>
    <w:p w:rsidRPr="00E912D3" w:rsidR="00166F52" w:rsidP="00166F52" w:rsidRDefault="00166F52" w14:paraId="715A6021" w14:textId="19FAA153">
      <w:pPr>
        <w:rPr>
          <w:rFonts w:ascii="Sanofi Sans" w:hAnsi="Sanofi Sans"/>
          <w:sz w:val="22"/>
          <w:szCs w:val="22"/>
        </w:rPr>
      </w:pPr>
      <w:r w:rsidRPr="00E912D3">
        <w:rPr>
          <w:rFonts w:ascii="Sanofi Sans" w:hAnsi="Sanofi Sans"/>
          <w:sz w:val="22"/>
          <w:szCs w:val="22"/>
        </w:rPr>
        <w:t>This context is affected by the elements in red in below picture. The elements affecting the filter context are:</w:t>
      </w:r>
    </w:p>
    <w:p w:rsidRPr="00E912D3" w:rsidR="00166F52" w:rsidP="00166F52" w:rsidRDefault="008543F0" w14:paraId="72F8B7F1" w14:textId="2CC56E87">
      <w:pPr>
        <w:rPr>
          <w:rFonts w:ascii="Sanofi Sans" w:hAnsi="Sanofi Sans"/>
          <w:sz w:val="22"/>
          <w:szCs w:val="22"/>
        </w:rPr>
      </w:pPr>
      <w:r w:rsidRPr="00E912D3">
        <w:rPr>
          <w:rFonts w:ascii="Sanofi Sans" w:hAnsi="Sanofi Sans"/>
          <w:sz w:val="22"/>
          <w:szCs w:val="22"/>
        </w:rPr>
        <w:t>1.</w:t>
      </w:r>
      <w:r w:rsidRPr="00E912D3" w:rsidR="003E72C1">
        <w:rPr>
          <w:rFonts w:ascii="Sanofi Sans" w:hAnsi="Sanofi Sans"/>
          <w:sz w:val="22"/>
          <w:szCs w:val="22"/>
        </w:rPr>
        <w:t xml:space="preserve"> </w:t>
      </w:r>
      <w:r w:rsidRPr="00E912D3" w:rsidR="00166F52">
        <w:rPr>
          <w:rFonts w:ascii="Sanofi Sans" w:hAnsi="Sanofi Sans"/>
          <w:sz w:val="22"/>
          <w:szCs w:val="22"/>
        </w:rPr>
        <w:t xml:space="preserve">Rows </w:t>
      </w:r>
      <w:r w:rsidRPr="00E912D3" w:rsidR="003602E3">
        <w:rPr>
          <w:rFonts w:ascii="Sanofi Sans" w:hAnsi="Sanofi Sans"/>
          <w:sz w:val="22"/>
          <w:szCs w:val="22"/>
        </w:rPr>
        <w:t>in a visual</w:t>
      </w:r>
    </w:p>
    <w:p w:rsidRPr="00E912D3" w:rsidR="008543F0" w:rsidP="008543F0" w:rsidRDefault="008543F0" w14:paraId="33C7D4A9" w14:textId="207E6A6C">
      <w:pPr>
        <w:rPr>
          <w:rFonts w:ascii="Sanofi Sans" w:hAnsi="Sanofi Sans"/>
          <w:sz w:val="22"/>
          <w:szCs w:val="22"/>
        </w:rPr>
      </w:pPr>
      <w:r w:rsidRPr="00E912D3">
        <w:rPr>
          <w:rFonts w:ascii="Sanofi Sans" w:hAnsi="Sanofi Sans"/>
          <w:sz w:val="22"/>
          <w:szCs w:val="22"/>
        </w:rPr>
        <w:t>2.</w:t>
      </w:r>
      <w:r w:rsidRPr="00E912D3" w:rsidR="003E72C1">
        <w:rPr>
          <w:rFonts w:ascii="Sanofi Sans" w:hAnsi="Sanofi Sans"/>
          <w:sz w:val="22"/>
          <w:szCs w:val="22"/>
        </w:rPr>
        <w:t xml:space="preserve"> </w:t>
      </w:r>
      <w:r w:rsidRPr="00E912D3">
        <w:rPr>
          <w:rFonts w:ascii="Sanofi Sans" w:hAnsi="Sanofi Sans"/>
          <w:sz w:val="22"/>
          <w:szCs w:val="22"/>
        </w:rPr>
        <w:t xml:space="preserve">Slicers </w:t>
      </w:r>
      <w:r w:rsidRPr="00E912D3" w:rsidR="003E72C1">
        <w:rPr>
          <w:rFonts w:ascii="Sanofi Sans" w:hAnsi="Sanofi Sans"/>
          <w:sz w:val="22"/>
          <w:szCs w:val="22"/>
        </w:rPr>
        <w:t>in a report</w:t>
      </w:r>
    </w:p>
    <w:p w:rsidRPr="00E912D3" w:rsidR="008543F0" w:rsidP="008543F0" w:rsidRDefault="008543F0" w14:paraId="14363715" w14:textId="44E501AF">
      <w:pPr>
        <w:rPr>
          <w:rFonts w:ascii="Sanofi Sans" w:hAnsi="Sanofi Sans"/>
          <w:sz w:val="22"/>
          <w:szCs w:val="22"/>
        </w:rPr>
      </w:pPr>
      <w:r w:rsidRPr="00E912D3">
        <w:rPr>
          <w:rFonts w:ascii="Sanofi Sans" w:hAnsi="Sanofi Sans"/>
          <w:sz w:val="22"/>
          <w:szCs w:val="22"/>
        </w:rPr>
        <w:t>3.</w:t>
      </w:r>
      <w:r w:rsidRPr="00E912D3" w:rsidR="003E72C1">
        <w:rPr>
          <w:rFonts w:ascii="Sanofi Sans" w:hAnsi="Sanofi Sans"/>
          <w:sz w:val="22"/>
          <w:szCs w:val="22"/>
        </w:rPr>
        <w:t xml:space="preserve"> </w:t>
      </w:r>
      <w:r w:rsidRPr="00E912D3">
        <w:rPr>
          <w:rFonts w:ascii="Sanofi Sans" w:hAnsi="Sanofi Sans"/>
          <w:sz w:val="22"/>
          <w:szCs w:val="22"/>
        </w:rPr>
        <w:t xml:space="preserve">Filters </w:t>
      </w:r>
      <w:r w:rsidRPr="00E912D3" w:rsidR="003E72C1">
        <w:rPr>
          <w:rFonts w:ascii="Sanofi Sans" w:hAnsi="Sanofi Sans"/>
          <w:sz w:val="22"/>
          <w:szCs w:val="22"/>
        </w:rPr>
        <w:t>in a report</w:t>
      </w:r>
    </w:p>
    <w:p w:rsidRPr="00E912D3" w:rsidR="00851213" w:rsidP="008543F0" w:rsidRDefault="003E72C1" w14:paraId="108CA115" w14:textId="3839FFF8">
      <w:pPr>
        <w:rPr>
          <w:rFonts w:ascii="Sanofi Sans" w:hAnsi="Sanofi Sans"/>
          <w:sz w:val="22"/>
          <w:szCs w:val="22"/>
        </w:rPr>
      </w:pPr>
      <w:r w:rsidRPr="00E912D3">
        <w:rPr>
          <w:rFonts w:ascii="Sanofi Sans" w:hAnsi="Sanofi Sans"/>
          <w:sz w:val="22"/>
          <w:szCs w:val="22"/>
        </w:rPr>
        <w:t>4. Columns in a visual</w:t>
      </w:r>
    </w:p>
    <w:p w:rsidR="00A05F74" w:rsidP="008C7C75" w:rsidRDefault="00A05F74" w14:paraId="649A14E0" w14:textId="0181DD39">
      <w:pPr>
        <w:rPr>
          <w:rFonts w:ascii="Sanofi Sans" w:hAnsi="Sanofi Sans"/>
        </w:rPr>
      </w:pPr>
    </w:p>
    <w:p w:rsidR="00072FC6" w:rsidP="008C7C75" w:rsidRDefault="00072FC6" w14:paraId="6E108036" w14:textId="64D6721E">
      <w:pPr>
        <w:rPr>
          <w:rFonts w:ascii="Sanofi Sans" w:hAnsi="Sanofi Sans"/>
        </w:rPr>
      </w:pPr>
      <w:r w:rsidRPr="00072FC6">
        <w:rPr>
          <w:noProof/>
        </w:rPr>
        <w:drawing>
          <wp:inline distT="0" distB="0" distL="0" distR="0" wp14:anchorId="11E4D52C" wp14:editId="61DE11B3">
            <wp:extent cx="4911372" cy="293370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20297" cy="2939031"/>
                    </a:xfrm>
                    <a:prstGeom prst="rect">
                      <a:avLst/>
                    </a:prstGeom>
                  </pic:spPr>
                </pic:pic>
              </a:graphicData>
            </a:graphic>
          </wp:inline>
        </w:drawing>
      </w:r>
    </w:p>
    <w:p w:rsidRPr="000E7FDD" w:rsidR="00150A60" w:rsidP="008C7C75" w:rsidRDefault="00D41885" w14:paraId="19954B0D" w14:textId="09F41FDA">
      <w:pPr>
        <w:rPr>
          <w:rFonts w:ascii="Sanofi Sans" w:hAnsi="Sanofi Sans"/>
        </w:rPr>
      </w:pPr>
      <w:r w:rsidRPr="000E7FDD">
        <w:rPr>
          <w:rFonts w:ascii="Sanofi Sans" w:hAnsi="Sanofi Sans"/>
        </w:rPr>
        <w:t>Each of these elements contributes to the filter context. The DAX engine prepares this context before evaluating a DAX expression. Within the same visual, a measure can use different contexts for a calculation, depending on the location in the visual/table.</w:t>
      </w:r>
    </w:p>
    <w:p w:rsidRPr="000E7FDD" w:rsidR="00D41885" w:rsidP="008C7C75" w:rsidRDefault="000A4A49" w14:paraId="62983B7E" w14:textId="535AA895">
      <w:pPr>
        <w:rPr>
          <w:rFonts w:ascii="Sanofi Sans" w:hAnsi="Sanofi Sans"/>
        </w:rPr>
      </w:pPr>
      <w:r w:rsidRPr="000E7FDD">
        <w:rPr>
          <w:rFonts w:ascii="Sanofi Sans" w:hAnsi="Sanofi Sans"/>
        </w:rPr>
        <w:t xml:space="preserve">In the above </w:t>
      </w:r>
      <w:r w:rsidRPr="000E7FDD" w:rsidR="00ED34B6">
        <w:rPr>
          <w:rFonts w:ascii="Sanofi Sans" w:hAnsi="Sanofi Sans"/>
        </w:rPr>
        <w:t>screenshot, you can see</w:t>
      </w:r>
      <w:r w:rsidRPr="000E7FDD" w:rsidR="005C0987">
        <w:rPr>
          <w:rFonts w:ascii="Sanofi Sans" w:hAnsi="Sanofi Sans"/>
        </w:rPr>
        <w:t xml:space="preserve"> that value A is filtered by elements 1, 2, 3 whereas in the same visual</w:t>
      </w:r>
      <w:r w:rsidRPr="000E7FDD" w:rsidR="007D09EE">
        <w:rPr>
          <w:rFonts w:ascii="Sanofi Sans" w:hAnsi="Sanofi Sans"/>
        </w:rPr>
        <w:t>, the total B is only filtered by 2 and 3. The same expression is evaluated</w:t>
      </w:r>
      <w:r w:rsidRPr="000E7FDD" w:rsidR="005D3DB9">
        <w:rPr>
          <w:rFonts w:ascii="Sanofi Sans" w:hAnsi="Sanofi Sans"/>
        </w:rPr>
        <w:t>, but without the filter on Product.</w:t>
      </w:r>
    </w:p>
    <w:p w:rsidRPr="000E7FDD" w:rsidR="00D41885" w:rsidP="008C7C75" w:rsidRDefault="00D41885" w14:paraId="7EF849E4" w14:textId="1AA31D23">
      <w:pPr>
        <w:rPr>
          <w:rFonts w:ascii="Sanofi Sans" w:hAnsi="Sanofi Sans"/>
        </w:rPr>
      </w:pPr>
    </w:p>
    <w:p w:rsidRPr="000E7FDD" w:rsidR="00EE7873" w:rsidP="00EE7873" w:rsidRDefault="00EE7873" w14:paraId="5E56D65D" w14:textId="77777777">
      <w:pPr>
        <w:rPr>
          <w:rFonts w:ascii="Sanofi Sans" w:hAnsi="Sanofi Sans"/>
          <w:b/>
          <w:bCs/>
        </w:rPr>
      </w:pPr>
      <w:r w:rsidRPr="000E7FDD">
        <w:rPr>
          <w:rFonts w:ascii="Sanofi Sans" w:hAnsi="Sanofi Sans"/>
          <w:b/>
          <w:bCs/>
        </w:rPr>
        <w:t>Explicit Filters</w:t>
      </w:r>
    </w:p>
    <w:p w:rsidRPr="000E7FDD" w:rsidR="00EE7873" w:rsidP="00EE7873" w:rsidRDefault="00EE7873" w14:paraId="446A9F9A" w14:textId="48C2E4CB">
      <w:pPr>
        <w:rPr>
          <w:rFonts w:ascii="Sanofi Sans" w:hAnsi="Sanofi Sans"/>
        </w:rPr>
      </w:pPr>
      <w:r w:rsidRPr="000E7FDD">
        <w:rPr>
          <w:rFonts w:ascii="Sanofi Sans" w:hAnsi="Sanofi Sans"/>
        </w:rPr>
        <w:t xml:space="preserve">Next to the implicit filters, one can also apply more explicit filters. </w:t>
      </w:r>
      <w:r w:rsidRPr="000E7FDD" w:rsidR="00A81163">
        <w:rPr>
          <w:rFonts w:ascii="Sanofi Sans" w:hAnsi="Sanofi Sans"/>
        </w:rPr>
        <w:t xml:space="preserve">They can be found in the </w:t>
      </w:r>
      <w:r w:rsidRPr="000E7FDD">
        <w:rPr>
          <w:rFonts w:ascii="Sanofi Sans" w:hAnsi="Sanofi Sans"/>
        </w:rPr>
        <w:t>DAX expressions. The filter arguments in a DAX expression, restraint or include values in a column or table.</w:t>
      </w:r>
    </w:p>
    <w:p w:rsidRPr="000E7FDD" w:rsidR="00EE7873" w:rsidP="00EE7873" w:rsidRDefault="00EE7873" w14:paraId="4979AD6A" w14:textId="77777777">
      <w:pPr>
        <w:rPr>
          <w:rFonts w:ascii="Sanofi Sans" w:hAnsi="Sanofi Sans"/>
        </w:rPr>
      </w:pPr>
    </w:p>
    <w:p w:rsidRPr="000E7FDD" w:rsidR="00EE7873" w:rsidP="00EE7873" w:rsidRDefault="00EE7873" w14:paraId="7EA1812E" w14:textId="5BFE8682">
      <w:pPr>
        <w:rPr>
          <w:rFonts w:ascii="Sanofi Sans" w:hAnsi="Sanofi Sans"/>
        </w:rPr>
      </w:pPr>
      <w:r w:rsidRPr="000E7FDD">
        <w:rPr>
          <w:rFonts w:ascii="Sanofi Sans" w:hAnsi="Sanofi Sans"/>
        </w:rPr>
        <w:t>In other words, these filter arguments take the implicit filter context and then either add or remove a filter. Functions like ALL, ALLSELECTED, REMOVEFILTERS, FILTER, KEEPFILTERS are often used to do this.</w:t>
      </w:r>
    </w:p>
    <w:p w:rsidRPr="000E7FDD" w:rsidR="00D41885" w:rsidP="008C7C75" w:rsidRDefault="00D41885" w14:paraId="718B7319" w14:textId="4570015D">
      <w:pPr>
        <w:rPr>
          <w:rFonts w:ascii="Sanofi Sans" w:hAnsi="Sanofi Sans"/>
        </w:rPr>
      </w:pPr>
    </w:p>
    <w:p w:rsidRPr="000E7FDD" w:rsidR="00A93362" w:rsidP="00A93362" w:rsidRDefault="00A93362" w14:paraId="7D179518" w14:textId="77777777">
      <w:pPr>
        <w:rPr>
          <w:rFonts w:ascii="Sanofi Sans" w:hAnsi="Sanofi Sans"/>
          <w:b/>
          <w:bCs/>
        </w:rPr>
      </w:pPr>
      <w:r w:rsidRPr="000E7FDD">
        <w:rPr>
          <w:rFonts w:ascii="Sanofi Sans" w:hAnsi="Sanofi Sans"/>
          <w:b/>
          <w:bCs/>
        </w:rPr>
        <w:t>Understanding Row Context</w:t>
      </w:r>
    </w:p>
    <w:p w:rsidRPr="000E7FDD" w:rsidR="00460587" w:rsidP="008C7C75" w:rsidRDefault="003A32AA" w14:paraId="31855B3A" w14:textId="05684648">
      <w:pPr>
        <w:rPr>
          <w:rFonts w:ascii="Sanofi Sans" w:hAnsi="Sanofi Sans"/>
        </w:rPr>
      </w:pPr>
      <w:r w:rsidRPr="000E7FDD">
        <w:rPr>
          <w:rFonts w:ascii="Sanofi Sans" w:hAnsi="Sanofi Sans"/>
        </w:rPr>
        <w:t xml:space="preserve">Row context is used to calculate an expression row-by-row. </w:t>
      </w:r>
      <w:r w:rsidRPr="000E7FDD" w:rsidR="00DA41F1">
        <w:rPr>
          <w:rFonts w:ascii="Sanofi Sans" w:hAnsi="Sanofi Sans"/>
        </w:rPr>
        <w:t>T</w:t>
      </w:r>
      <w:r w:rsidRPr="000E7FDD">
        <w:rPr>
          <w:rFonts w:ascii="Sanofi Sans" w:hAnsi="Sanofi Sans"/>
        </w:rPr>
        <w:t>he row context i</w:t>
      </w:r>
      <w:r w:rsidRPr="000E7FDD" w:rsidR="00016EB8">
        <w:rPr>
          <w:rFonts w:ascii="Sanofi Sans" w:hAnsi="Sanofi Sans"/>
        </w:rPr>
        <w:t xml:space="preserve">s a special iteration mechanism </w:t>
      </w:r>
      <w:r w:rsidRPr="000E7FDD" w:rsidR="00B50159">
        <w:rPr>
          <w:rFonts w:ascii="Sanofi Sans" w:hAnsi="Sanofi Sans"/>
        </w:rPr>
        <w:t>which takes in consideration the row it is currently on at the time the DAX formula is evaluates</w:t>
      </w:r>
      <w:r w:rsidRPr="000E7FDD" w:rsidR="00653871">
        <w:rPr>
          <w:rFonts w:ascii="Sanofi Sans" w:hAnsi="Sanofi Sans"/>
        </w:rPr>
        <w:t xml:space="preserve">. </w:t>
      </w:r>
      <w:r w:rsidRPr="000E7FDD">
        <w:rPr>
          <w:rFonts w:ascii="Sanofi Sans" w:hAnsi="Sanofi Sans"/>
        </w:rPr>
        <w:t>This means that it performs a calculation row by row within a table. A simple example of a row context is the following.</w:t>
      </w:r>
    </w:p>
    <w:p w:rsidRPr="000E7FDD" w:rsidR="00460587" w:rsidP="008C7C75" w:rsidRDefault="00460587" w14:paraId="5B04239F" w14:textId="0C5CFA52">
      <w:pPr>
        <w:rPr>
          <w:rFonts w:ascii="Sanofi Sans" w:hAnsi="Sanofi Sans"/>
          <w:sz w:val="28"/>
          <w:szCs w:val="28"/>
        </w:rPr>
      </w:pPr>
    </w:p>
    <w:p w:rsidRPr="000E7FDD" w:rsidR="004F13A5" w:rsidP="004F13A5" w:rsidRDefault="004F13A5" w14:paraId="60EFE659" w14:textId="77777777">
      <w:pPr>
        <w:rPr>
          <w:rFonts w:ascii="Sanofi Sans" w:hAnsi="Sanofi Sans"/>
          <w:b/>
          <w:bCs/>
        </w:rPr>
      </w:pPr>
      <w:r w:rsidRPr="000E7FDD">
        <w:rPr>
          <w:rFonts w:ascii="Sanofi Sans" w:hAnsi="Sanofi Sans"/>
          <w:b/>
          <w:bCs/>
        </w:rPr>
        <w:t>Row Context: Calculated Column</w:t>
      </w:r>
    </w:p>
    <w:p w:rsidRPr="000E7FDD" w:rsidR="004F13A5" w:rsidP="004F13A5" w:rsidRDefault="004F13A5" w14:paraId="22A5B784" w14:textId="77777777">
      <w:pPr>
        <w:rPr>
          <w:rFonts w:ascii="Sanofi Sans" w:hAnsi="Sanofi Sans"/>
        </w:rPr>
      </w:pPr>
      <w:r w:rsidRPr="000E7FDD">
        <w:rPr>
          <w:rFonts w:ascii="Sanofi Sans" w:hAnsi="Sanofi Sans"/>
        </w:rPr>
        <w:t xml:space="preserve">To make more sense of Row Context, let’s start off with Calculated Columns which apply Row Context. </w:t>
      </w:r>
    </w:p>
    <w:p w:rsidRPr="000E7FDD" w:rsidR="004F13A5" w:rsidP="004F13A5" w:rsidRDefault="00CB69DD" w14:paraId="6E64C97C" w14:textId="183CCA57">
      <w:pPr>
        <w:rPr>
          <w:rFonts w:ascii="Sanofi Sans" w:hAnsi="Sanofi Sans"/>
        </w:rPr>
      </w:pPr>
      <w:r w:rsidRPr="000E7FDD">
        <w:rPr>
          <w:rFonts w:ascii="Sanofi Sans" w:hAnsi="Sanofi Sans"/>
        </w:rPr>
        <w:t>Below is sample of a c</w:t>
      </w:r>
      <w:r w:rsidRPr="000E7FDD" w:rsidR="004F13A5">
        <w:rPr>
          <w:rFonts w:ascii="Sanofi Sans" w:hAnsi="Sanofi Sans"/>
        </w:rPr>
        <w:t xml:space="preserve">alculated </w:t>
      </w:r>
      <w:r w:rsidRPr="000E7FDD">
        <w:rPr>
          <w:rFonts w:ascii="Sanofi Sans" w:hAnsi="Sanofi Sans"/>
        </w:rPr>
        <w:t>c</w:t>
      </w:r>
      <w:r w:rsidRPr="000E7FDD" w:rsidR="004F13A5">
        <w:rPr>
          <w:rFonts w:ascii="Sanofi Sans" w:hAnsi="Sanofi Sans"/>
        </w:rPr>
        <w:t>olumn</w:t>
      </w:r>
      <w:r w:rsidRPr="000E7FDD" w:rsidR="005F72B6">
        <w:rPr>
          <w:rFonts w:ascii="Sanofi Sans" w:hAnsi="Sanofi Sans"/>
        </w:rPr>
        <w:t xml:space="preserve"> used to retrieve total sales by multiplying unit price by units sold</w:t>
      </w:r>
      <w:r w:rsidRPr="000E7FDD" w:rsidR="004F13A5">
        <w:rPr>
          <w:rFonts w:ascii="Sanofi Sans" w:hAnsi="Sanofi Sans"/>
        </w:rPr>
        <w:t>:</w:t>
      </w:r>
    </w:p>
    <w:p w:rsidRPr="000E7FDD" w:rsidR="008B03A3" w:rsidP="00C4739D" w:rsidRDefault="008B03A3" w14:paraId="3FF24EA9" w14:textId="77777777">
      <w:pPr>
        <w:shd w:val="clear" w:color="auto" w:fill="FFFFFE"/>
        <w:spacing w:line="270" w:lineRule="atLeast"/>
        <w:rPr>
          <w:rFonts w:ascii="Consolas" w:hAnsi="Consolas" w:eastAsia="Times New Roman" w:cs="Times New Roman"/>
          <w:color w:val="000000"/>
        </w:rPr>
      </w:pPr>
    </w:p>
    <w:p w:rsidRPr="00C4739D" w:rsidR="00C4739D" w:rsidP="00C4739D" w:rsidRDefault="00C4739D" w14:paraId="4E4A9356" w14:textId="27937462">
      <w:pPr>
        <w:shd w:val="clear" w:color="auto" w:fill="FFFFFE"/>
        <w:spacing w:line="270" w:lineRule="atLeast"/>
        <w:rPr>
          <w:rFonts w:ascii="Consolas" w:hAnsi="Consolas" w:eastAsia="Times New Roman" w:cs="Times New Roman"/>
          <w:color w:val="000000"/>
        </w:rPr>
      </w:pPr>
      <w:r w:rsidRPr="00C4739D">
        <w:rPr>
          <w:rFonts w:ascii="Consolas" w:hAnsi="Consolas" w:eastAsia="Times New Roman" w:cs="Times New Roman"/>
          <w:color w:val="000000"/>
        </w:rPr>
        <w:t xml:space="preserve">Total Sales = </w:t>
      </w:r>
      <w:r w:rsidRPr="000E7FDD" w:rsidR="000E7FDD">
        <w:rPr>
          <w:rFonts w:ascii="Consolas" w:hAnsi="Consolas" w:eastAsia="Times New Roman" w:cs="Times New Roman"/>
          <w:color w:val="001080"/>
        </w:rPr>
        <w:t>sales</w:t>
      </w:r>
      <w:r w:rsidRPr="00C4739D">
        <w:rPr>
          <w:rFonts w:ascii="Consolas" w:hAnsi="Consolas" w:eastAsia="Times New Roman" w:cs="Times New Roman"/>
          <w:color w:val="001080"/>
        </w:rPr>
        <w:t>_table[Unit Price]</w:t>
      </w:r>
      <w:r w:rsidRPr="00C4739D">
        <w:rPr>
          <w:rFonts w:ascii="Consolas" w:hAnsi="Consolas" w:eastAsia="Times New Roman" w:cs="Times New Roman"/>
          <w:color w:val="000000"/>
        </w:rPr>
        <w:t xml:space="preserve"> * </w:t>
      </w:r>
      <w:r w:rsidRPr="000E7FDD" w:rsidR="000E7FDD">
        <w:rPr>
          <w:rFonts w:ascii="Consolas" w:hAnsi="Consolas" w:eastAsia="Times New Roman" w:cs="Times New Roman"/>
          <w:color w:val="001080"/>
        </w:rPr>
        <w:t>sales</w:t>
      </w:r>
      <w:r w:rsidRPr="00C4739D">
        <w:rPr>
          <w:rFonts w:ascii="Consolas" w:hAnsi="Consolas" w:eastAsia="Times New Roman" w:cs="Times New Roman"/>
          <w:color w:val="001080"/>
        </w:rPr>
        <w:t>_table[Units Sold]</w:t>
      </w:r>
    </w:p>
    <w:p w:rsidRPr="000E7FDD" w:rsidR="00B710EE" w:rsidP="004F13A5" w:rsidRDefault="00B710EE" w14:paraId="49AC0FA0" w14:textId="77777777">
      <w:pPr>
        <w:rPr>
          <w:rFonts w:ascii="Sanofi Sans" w:hAnsi="Sanofi Sans"/>
          <w:sz w:val="28"/>
          <w:szCs w:val="28"/>
        </w:rPr>
      </w:pPr>
    </w:p>
    <w:p w:rsidRPr="000E7FDD" w:rsidR="004A1F28" w:rsidP="004A1F28" w:rsidRDefault="004F13A5" w14:paraId="40C8D54E" w14:textId="09C1EC3D">
      <w:pPr>
        <w:rPr>
          <w:rFonts w:ascii="Sanofi Sans" w:hAnsi="Sanofi Sans"/>
        </w:rPr>
      </w:pPr>
      <w:r w:rsidRPr="000E7FDD">
        <w:rPr>
          <w:rFonts w:ascii="Sanofi Sans" w:hAnsi="Sanofi Sans"/>
        </w:rPr>
        <w:t>Row Context within a Calculated Column always starts with the first row and finishes on the last row.</w:t>
      </w:r>
      <w:r w:rsidRPr="000E7FDD" w:rsidR="00C50CB3">
        <w:rPr>
          <w:rFonts w:ascii="Sanofi Sans" w:hAnsi="Sanofi Sans"/>
        </w:rPr>
        <w:t xml:space="preserve"> It iterates through the entire table the calculated column has been placed in</w:t>
      </w:r>
      <w:r w:rsidRPr="000E7FDD" w:rsidR="004A1F28">
        <w:rPr>
          <w:rFonts w:ascii="Sanofi Sans" w:hAnsi="Sanofi Sans"/>
        </w:rPr>
        <w:t>, starting with the first row and evaluating the expression, then moving on the second row and evaluating the expression until it repeats the iteration for all records in the table.</w:t>
      </w:r>
    </w:p>
    <w:p w:rsidRPr="000E7FDD" w:rsidR="004F13A5" w:rsidP="004A1F28" w:rsidRDefault="004A1F28" w14:paraId="1BBCB73B" w14:textId="4CEAAE42">
      <w:pPr>
        <w:rPr>
          <w:rFonts w:ascii="Sanofi Sans" w:hAnsi="Sanofi Sans"/>
        </w:rPr>
      </w:pPr>
      <w:r w:rsidRPr="000E7FDD">
        <w:rPr>
          <w:rFonts w:ascii="Sanofi Sans" w:hAnsi="Sanofi Sans"/>
        </w:rPr>
        <w:t>Looking at the below screenshot we can see that the Calculated Column ‘</w:t>
      </w:r>
      <w:r w:rsidRPr="000E7FDD" w:rsidR="00E912D3">
        <w:rPr>
          <w:rFonts w:ascii="Sanofi Sans" w:hAnsi="Sanofi Sans"/>
        </w:rPr>
        <w:t>Total Sales</w:t>
      </w:r>
      <w:r w:rsidRPr="000E7FDD">
        <w:rPr>
          <w:rFonts w:ascii="Sanofi Sans" w:hAnsi="Sanofi Sans"/>
        </w:rPr>
        <w:t>’ has produced a value for each row</w:t>
      </w:r>
      <w:r w:rsidRPr="000E7FDD" w:rsidR="00E912D3">
        <w:rPr>
          <w:rFonts w:ascii="Sanofi Sans" w:hAnsi="Sanofi Sans"/>
        </w:rPr>
        <w:t>.</w:t>
      </w:r>
    </w:p>
    <w:p w:rsidR="00E07875" w:rsidP="004F13A5" w:rsidRDefault="00E07875" w14:paraId="2EA75E54" w14:textId="1D0FEB7F">
      <w:pPr>
        <w:rPr>
          <w:rFonts w:ascii="Sanofi Sans" w:hAnsi="Sanofi Sans"/>
        </w:rPr>
      </w:pPr>
    </w:p>
    <w:p w:rsidR="000E7FDD" w:rsidP="004F13A5" w:rsidRDefault="000E7FDD" w14:paraId="06CA3657" w14:textId="13BFE24F">
      <w:pPr>
        <w:rPr>
          <w:rFonts w:ascii="Sanofi Sans" w:hAnsi="Sanofi Sans"/>
        </w:rPr>
      </w:pPr>
      <w:r w:rsidRPr="000E7FDD">
        <w:rPr>
          <w:noProof/>
        </w:rPr>
        <w:drawing>
          <wp:inline distT="0" distB="0" distL="0" distR="0" wp14:anchorId="4359BE7A" wp14:editId="41D7AB12">
            <wp:extent cx="5391150" cy="3959178"/>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66" cy="3965726"/>
                    </a:xfrm>
                    <a:prstGeom prst="rect">
                      <a:avLst/>
                    </a:prstGeom>
                  </pic:spPr>
                </pic:pic>
              </a:graphicData>
            </a:graphic>
          </wp:inline>
        </w:drawing>
      </w:r>
    </w:p>
    <w:p w:rsidR="000E7FDD" w:rsidP="004F13A5" w:rsidRDefault="000E7FDD" w14:paraId="2E1166B1" w14:textId="6C9D53B0">
      <w:pPr>
        <w:rPr>
          <w:rFonts w:ascii="Sanofi Sans" w:hAnsi="Sanofi Sans"/>
        </w:rPr>
      </w:pPr>
    </w:p>
    <w:p w:rsidRPr="000E7FDD" w:rsidR="001A56B6" w:rsidP="001A56B6" w:rsidRDefault="001A56B6" w14:paraId="46F074B5" w14:textId="50AC48BD">
      <w:pPr>
        <w:rPr>
          <w:rFonts w:ascii="Sanofi Sans" w:hAnsi="Sanofi Sans"/>
          <w:b/>
          <w:bCs/>
          <w:sz w:val="22"/>
          <w:szCs w:val="22"/>
        </w:rPr>
      </w:pPr>
      <w:r w:rsidRPr="000E7FDD">
        <w:rPr>
          <w:rFonts w:ascii="Sanofi Sans" w:hAnsi="Sanofi Sans"/>
          <w:b/>
          <w:bCs/>
          <w:sz w:val="22"/>
          <w:szCs w:val="22"/>
        </w:rPr>
        <w:t>Row Context: Iterat</w:t>
      </w:r>
      <w:r w:rsidRPr="000E7FDD" w:rsidR="00736C1F">
        <w:rPr>
          <w:rFonts w:ascii="Sanofi Sans" w:hAnsi="Sanofi Sans"/>
          <w:b/>
          <w:bCs/>
          <w:sz w:val="22"/>
          <w:szCs w:val="22"/>
        </w:rPr>
        <w:t>or functions (X</w:t>
      </w:r>
      <w:r w:rsidRPr="000E7FDD" w:rsidR="00A863E1">
        <w:rPr>
          <w:rFonts w:ascii="Sanofi Sans" w:hAnsi="Sanofi Sans"/>
          <w:b/>
          <w:bCs/>
          <w:sz w:val="22"/>
          <w:szCs w:val="22"/>
        </w:rPr>
        <w:t>-Functions)</w:t>
      </w:r>
    </w:p>
    <w:p w:rsidRPr="000E7FDD" w:rsidR="00DE128F" w:rsidP="00475E39" w:rsidRDefault="00475E39" w14:paraId="7733EE20" w14:textId="241E3E69">
      <w:pPr>
        <w:rPr>
          <w:rFonts w:ascii="Sanofi Sans" w:hAnsi="Sanofi Sans"/>
        </w:rPr>
      </w:pPr>
      <w:r w:rsidRPr="000E7FDD">
        <w:rPr>
          <w:rFonts w:ascii="Sanofi Sans" w:hAnsi="Sanofi Sans"/>
        </w:rPr>
        <w:t>Row context is involved both when creating calculated columns and when you’re using certain measures</w:t>
      </w:r>
      <w:r w:rsidRPr="000E7FDD" w:rsidR="009C0A72">
        <w:rPr>
          <w:rFonts w:ascii="Sanofi Sans" w:hAnsi="Sanofi Sans"/>
        </w:rPr>
        <w:t xml:space="preserve"> to evaluate an expression against a column in a table</w:t>
      </w:r>
      <w:r w:rsidRPr="000E7FDD" w:rsidR="009E78AA">
        <w:rPr>
          <w:rFonts w:ascii="Sanofi Sans" w:hAnsi="Sanofi Sans"/>
        </w:rPr>
        <w:t xml:space="preserve"> for which we need to be able to explicitly create a row context</w:t>
      </w:r>
      <w:r w:rsidRPr="000E7FDD" w:rsidR="00C52E1B">
        <w:rPr>
          <w:rFonts w:ascii="Sanofi Sans" w:hAnsi="Sanofi Sans"/>
        </w:rPr>
        <w:t xml:space="preserve">. </w:t>
      </w:r>
      <w:r w:rsidRPr="000E7FDD" w:rsidR="00E136C0">
        <w:rPr>
          <w:rFonts w:ascii="Sanofi Sans" w:hAnsi="Sanofi Sans"/>
        </w:rPr>
        <w:t>We can do this using one of the</w:t>
      </w:r>
      <w:r w:rsidRPr="000E7FDD" w:rsidR="00CF4BEE">
        <w:rPr>
          <w:rFonts w:ascii="Sanofi Sans" w:hAnsi="Sanofi Sans"/>
        </w:rPr>
        <w:t xml:space="preserve"> </w:t>
      </w:r>
      <w:r w:rsidRPr="000E7FDD" w:rsidR="00E136C0">
        <w:rPr>
          <w:rFonts w:ascii="Sanofi Sans" w:hAnsi="Sanofi Sans"/>
        </w:rPr>
        <w:t xml:space="preserve">iterator functions. </w:t>
      </w:r>
    </w:p>
    <w:p w:rsidRPr="000E7FDD" w:rsidR="00EF3C71" w:rsidP="00DE128F" w:rsidRDefault="00DE128F" w14:paraId="7A4995A8" w14:textId="77777777">
      <w:pPr>
        <w:rPr>
          <w:rFonts w:ascii="Sanofi Sans" w:hAnsi="Sanofi Sans"/>
        </w:rPr>
      </w:pPr>
      <w:r w:rsidRPr="000E7FDD">
        <w:rPr>
          <w:rFonts w:ascii="Sanofi Sans" w:hAnsi="Sanofi Sans"/>
        </w:rPr>
        <w:t xml:space="preserve">These </w:t>
      </w:r>
      <w:r w:rsidRPr="000E7FDD" w:rsidR="00EF3C71">
        <w:rPr>
          <w:rFonts w:ascii="Sanofi Sans" w:hAnsi="Sanofi Sans"/>
        </w:rPr>
        <w:t>integrator</w:t>
      </w:r>
      <w:r w:rsidRPr="000E7FDD">
        <w:rPr>
          <w:rFonts w:ascii="Sanofi Sans" w:hAnsi="Sanofi Sans"/>
        </w:rPr>
        <w:t xml:space="preserve"> functions </w:t>
      </w:r>
      <w:r w:rsidRPr="000E7FDD" w:rsidR="00EF3C71">
        <w:rPr>
          <w:rFonts w:ascii="Sanofi Sans" w:hAnsi="Sanofi Sans"/>
        </w:rPr>
        <w:t xml:space="preserve">or X functions </w:t>
      </w:r>
      <w:r w:rsidRPr="000E7FDD">
        <w:rPr>
          <w:rFonts w:ascii="Sanofi Sans" w:hAnsi="Sanofi Sans"/>
        </w:rPr>
        <w:t>will iterate over a specified table, evaluating a given expression against</w:t>
      </w:r>
      <w:r w:rsidRPr="000E7FDD" w:rsidR="00EF3C71">
        <w:rPr>
          <w:rFonts w:ascii="Sanofi Sans" w:hAnsi="Sanofi Sans"/>
        </w:rPr>
        <w:t xml:space="preserve"> </w:t>
      </w:r>
      <w:r w:rsidRPr="000E7FDD">
        <w:rPr>
          <w:rFonts w:ascii="Sanofi Sans" w:hAnsi="Sanofi Sans"/>
        </w:rPr>
        <w:t xml:space="preserve">each row in that table, before applying some form of </w:t>
      </w:r>
      <w:r w:rsidRPr="000E7FDD" w:rsidR="00EF3C71">
        <w:rPr>
          <w:rFonts w:ascii="Sanofi Sans" w:hAnsi="Sanofi Sans"/>
        </w:rPr>
        <w:t>a</w:t>
      </w:r>
      <w:r w:rsidRPr="000E7FDD">
        <w:rPr>
          <w:rFonts w:ascii="Sanofi Sans" w:hAnsi="Sanofi Sans"/>
        </w:rPr>
        <w:t xml:space="preserve">ggregation. </w:t>
      </w:r>
    </w:p>
    <w:p w:rsidRPr="000E7FDD" w:rsidR="00DE128F" w:rsidP="00DE128F" w:rsidRDefault="00DE128F" w14:paraId="2DEE794A" w14:textId="1DFA222C">
      <w:pPr>
        <w:rPr>
          <w:rFonts w:ascii="Sanofi Sans" w:hAnsi="Sanofi Sans"/>
        </w:rPr>
      </w:pPr>
      <w:r w:rsidRPr="000E7FDD">
        <w:rPr>
          <w:rFonts w:ascii="Sanofi Sans" w:hAnsi="Sanofi Sans"/>
        </w:rPr>
        <w:t>Examples of X functions</w:t>
      </w:r>
      <w:r w:rsidRPr="000E7FDD" w:rsidR="00EF3C71">
        <w:rPr>
          <w:rFonts w:ascii="Sanofi Sans" w:hAnsi="Sanofi Sans"/>
        </w:rPr>
        <w:t xml:space="preserve"> </w:t>
      </w:r>
      <w:r w:rsidRPr="000E7FDD">
        <w:rPr>
          <w:rFonts w:ascii="Sanofi Sans" w:hAnsi="Sanofi Sans"/>
        </w:rPr>
        <w:t xml:space="preserve">include </w:t>
      </w:r>
      <w:r w:rsidRPr="000E7FDD" w:rsidR="004256D4">
        <w:rPr>
          <w:rFonts w:ascii="Sanofi Sans" w:hAnsi="Sanofi Sans"/>
        </w:rPr>
        <w:t xml:space="preserve">SUMX, </w:t>
      </w:r>
      <w:r w:rsidRPr="000E7FDD">
        <w:rPr>
          <w:rFonts w:ascii="Sanofi Sans" w:hAnsi="Sanofi Sans"/>
        </w:rPr>
        <w:t>AVERAGEX, COUNTX, MAXX, MINX</w:t>
      </w:r>
      <w:r w:rsidRPr="000E7FDD" w:rsidR="004256D4">
        <w:rPr>
          <w:rFonts w:ascii="Sanofi Sans" w:hAnsi="Sanofi Sans"/>
        </w:rPr>
        <w:t xml:space="preserve"> and</w:t>
      </w:r>
      <w:r w:rsidRPr="000E7FDD">
        <w:rPr>
          <w:rFonts w:ascii="Sanofi Sans" w:hAnsi="Sanofi Sans"/>
        </w:rPr>
        <w:t xml:space="preserve"> RANKX. In effect, they create a</w:t>
      </w:r>
      <w:r w:rsidRPr="000E7FDD" w:rsidR="00EF3C71">
        <w:rPr>
          <w:rFonts w:ascii="Sanofi Sans" w:hAnsi="Sanofi Sans"/>
        </w:rPr>
        <w:t xml:space="preserve"> </w:t>
      </w:r>
      <w:r w:rsidRPr="000E7FDD">
        <w:rPr>
          <w:rFonts w:ascii="Sanofi Sans" w:hAnsi="Sanofi Sans"/>
        </w:rPr>
        <w:t>temporary calculated column that is then used to perform the aggregation, before being</w:t>
      </w:r>
      <w:r w:rsidRPr="000E7FDD" w:rsidR="00EF3C71">
        <w:rPr>
          <w:rFonts w:ascii="Sanofi Sans" w:hAnsi="Sanofi Sans"/>
        </w:rPr>
        <w:t xml:space="preserve"> </w:t>
      </w:r>
      <w:r w:rsidRPr="000E7FDD">
        <w:rPr>
          <w:rFonts w:ascii="Sanofi Sans" w:hAnsi="Sanofi Sans"/>
        </w:rPr>
        <w:t>dropped.</w:t>
      </w:r>
    </w:p>
    <w:p w:rsidRPr="000E7FDD" w:rsidR="004256D4" w:rsidP="00DE128F" w:rsidRDefault="00DE128F" w14:paraId="300028C1" w14:textId="77777777">
      <w:pPr>
        <w:rPr>
          <w:rFonts w:ascii="Sanofi Sans" w:hAnsi="Sanofi Sans"/>
        </w:rPr>
      </w:pPr>
      <w:r w:rsidRPr="000E7FDD">
        <w:rPr>
          <w:rFonts w:ascii="Sanofi Sans" w:hAnsi="Sanofi Sans"/>
        </w:rPr>
        <w:t xml:space="preserve">All these X functions have a corresponding non-iterating aggregation function. </w:t>
      </w:r>
    </w:p>
    <w:p w:rsidRPr="000E7FDD" w:rsidR="00DE128F" w:rsidP="00DE128F" w:rsidRDefault="00DE128F" w14:paraId="374D11CB" w14:textId="2C5F3756">
      <w:pPr>
        <w:rPr>
          <w:rFonts w:ascii="Sanofi Sans" w:hAnsi="Sanofi Sans"/>
        </w:rPr>
      </w:pPr>
      <w:r w:rsidRPr="000E7FDD">
        <w:rPr>
          <w:rFonts w:ascii="Sanofi Sans" w:hAnsi="Sanofi Sans"/>
        </w:rPr>
        <w:t>Each of th</w:t>
      </w:r>
      <w:r w:rsidRPr="000E7FDD" w:rsidR="004256D4">
        <w:rPr>
          <w:rFonts w:ascii="Sanofi Sans" w:hAnsi="Sanofi Sans"/>
        </w:rPr>
        <w:t xml:space="preserve">e </w:t>
      </w:r>
      <w:r w:rsidRPr="000E7FDD">
        <w:rPr>
          <w:rFonts w:ascii="Sanofi Sans" w:hAnsi="Sanofi Sans"/>
        </w:rPr>
        <w:t>non-iterating aggregation functions uses the X version of their function behind the scenes,</w:t>
      </w:r>
      <w:r w:rsidRPr="000E7FDD" w:rsidR="004256D4">
        <w:rPr>
          <w:rFonts w:ascii="Sanofi Sans" w:hAnsi="Sanofi Sans"/>
        </w:rPr>
        <w:t xml:space="preserve"> </w:t>
      </w:r>
      <w:r w:rsidRPr="000E7FDD">
        <w:rPr>
          <w:rFonts w:ascii="Sanofi Sans" w:hAnsi="Sanofi Sans"/>
        </w:rPr>
        <w:t>in a process known as syntax sugar.</w:t>
      </w:r>
    </w:p>
    <w:p w:rsidR="00DE128F" w:rsidP="00475E39" w:rsidRDefault="00DE128F" w14:paraId="432D695C" w14:textId="77777777">
      <w:pPr>
        <w:rPr>
          <w:rFonts w:ascii="Sanofi Sans" w:hAnsi="Sanofi Sans"/>
        </w:rPr>
      </w:pPr>
    </w:p>
    <w:p w:rsidR="00BB7EAD" w:rsidP="00475E39" w:rsidRDefault="00BB7EAD" w14:paraId="68FBF3F6" w14:textId="00EC31EA">
      <w:pPr>
        <w:rPr>
          <w:rFonts w:ascii="Segoe MDL2 Assets" w:hAnsi="Segoe MDL2 Assets"/>
          <w:b/>
          <w:bCs/>
          <w:color w:val="7A00E6"/>
          <w:sz w:val="28"/>
          <w:szCs w:val="28"/>
        </w:rPr>
      </w:pPr>
      <w:r w:rsidRPr="00C551BC">
        <w:rPr>
          <w:rFonts w:ascii="Segoe MDL2 Assets" w:hAnsi="Segoe MDL2 Assets"/>
          <w:b/>
          <w:bCs/>
          <w:color w:val="7A00E6"/>
          <w:sz w:val="28"/>
          <w:szCs w:val="28"/>
        </w:rPr>
        <w:t></w:t>
      </w:r>
    </w:p>
    <w:p w:rsidRPr="0068688D" w:rsidR="00BB7EAD" w:rsidP="0068688D" w:rsidRDefault="0068688D" w14:paraId="00437F81" w14:textId="1B552BD3">
      <w:pPr>
        <w:rPr>
          <w:rFonts w:ascii="Sanofi Sans" w:hAnsi="Sanofi Sans"/>
          <w:sz w:val="22"/>
          <w:szCs w:val="22"/>
        </w:rPr>
      </w:pPr>
      <w:r w:rsidRPr="0068688D">
        <w:rPr>
          <w:rFonts w:ascii="Sanofi Sans" w:hAnsi="Sanofi Sans"/>
          <w:sz w:val="22"/>
          <w:szCs w:val="22"/>
        </w:rPr>
        <w:t>Syntax sugar is a process whereby the language contains simplified versions of more complex functionality, making it easier for people to read and write.</w:t>
      </w:r>
    </w:p>
    <w:p w:rsidRPr="00475E39" w:rsidR="00BB7EAD" w:rsidP="00475E39" w:rsidRDefault="00BB7EAD" w14:paraId="532D54FE" w14:textId="77777777">
      <w:pPr>
        <w:rPr>
          <w:rFonts w:ascii="Sanofi Sans" w:hAnsi="Sanofi Sans"/>
        </w:rPr>
      </w:pPr>
    </w:p>
    <w:p w:rsidR="00E912D3" w:rsidP="00475E39" w:rsidRDefault="00475E39" w14:paraId="49CE1AC3" w14:textId="0E606C41">
      <w:pPr>
        <w:rPr>
          <w:rFonts w:ascii="Sanofi Sans" w:hAnsi="Sanofi Sans"/>
        </w:rPr>
      </w:pPr>
      <w:r w:rsidRPr="00475E39">
        <w:rPr>
          <w:rFonts w:ascii="Sanofi Sans" w:hAnsi="Sanofi Sans"/>
        </w:rPr>
        <w:t xml:space="preserve">You can also perform previous </w:t>
      </w:r>
      <w:r w:rsidR="00333A0F">
        <w:rPr>
          <w:rFonts w:ascii="Sanofi Sans" w:hAnsi="Sanofi Sans"/>
        </w:rPr>
        <w:t xml:space="preserve">Total Sales </w:t>
      </w:r>
      <w:r w:rsidRPr="00475E39">
        <w:rPr>
          <w:rFonts w:ascii="Sanofi Sans" w:hAnsi="Sanofi Sans"/>
        </w:rPr>
        <w:t>calculation without a calculated column. In this case you would use a measure, like the one below:</w:t>
      </w:r>
    </w:p>
    <w:p w:rsidR="008B03A3" w:rsidP="008D1546" w:rsidRDefault="008B03A3" w14:paraId="65837F26" w14:textId="77777777">
      <w:pPr>
        <w:shd w:val="clear" w:color="auto" w:fill="FFFFFE"/>
        <w:spacing w:line="270" w:lineRule="atLeast"/>
        <w:rPr>
          <w:rFonts w:ascii="Consolas" w:hAnsi="Consolas" w:eastAsia="Times New Roman" w:cs="Times New Roman"/>
          <w:color w:val="000000"/>
          <w:sz w:val="22"/>
          <w:szCs w:val="22"/>
        </w:rPr>
      </w:pPr>
    </w:p>
    <w:p w:rsidRPr="008D1546" w:rsidR="008D1546" w:rsidP="008D1546" w:rsidRDefault="008D1546" w14:paraId="0880D0BC" w14:textId="2F18CD2A">
      <w:pPr>
        <w:shd w:val="clear" w:color="auto" w:fill="FFFFFE"/>
        <w:spacing w:line="270" w:lineRule="atLeast"/>
        <w:rPr>
          <w:rFonts w:ascii="Consolas" w:hAnsi="Consolas" w:eastAsia="Times New Roman" w:cs="Times New Roman"/>
          <w:color w:val="000000"/>
        </w:rPr>
      </w:pPr>
      <w:r w:rsidRPr="000E7FDD">
        <w:rPr>
          <w:rFonts w:ascii="Consolas" w:hAnsi="Consolas" w:eastAsia="Times New Roman" w:cs="Times New Roman"/>
          <w:color w:val="000000"/>
        </w:rPr>
        <w:t>To</w:t>
      </w:r>
      <w:r w:rsidRPr="008D1546">
        <w:rPr>
          <w:rFonts w:ascii="Consolas" w:hAnsi="Consolas" w:eastAsia="Times New Roman" w:cs="Times New Roman"/>
          <w:color w:val="000000"/>
        </w:rPr>
        <w:t>tal</w:t>
      </w:r>
      <w:r w:rsidRPr="000E7FDD">
        <w:rPr>
          <w:rFonts w:ascii="Consolas" w:hAnsi="Consolas" w:eastAsia="Times New Roman" w:cs="Times New Roman"/>
          <w:color w:val="000000"/>
        </w:rPr>
        <w:t xml:space="preserve"> S</w:t>
      </w:r>
      <w:r w:rsidRPr="008D1546">
        <w:rPr>
          <w:rFonts w:ascii="Consolas" w:hAnsi="Consolas" w:eastAsia="Times New Roman" w:cs="Times New Roman"/>
          <w:color w:val="000000"/>
        </w:rPr>
        <w:t xml:space="preserve">ales = </w:t>
      </w:r>
    </w:p>
    <w:p w:rsidRPr="008D1546" w:rsidR="008D1546" w:rsidP="008D1546" w:rsidRDefault="008D1546" w14:paraId="50D45FBD" w14:textId="6C84D2B8">
      <w:pPr>
        <w:shd w:val="clear" w:color="auto" w:fill="FFFFFE"/>
        <w:spacing w:line="270" w:lineRule="atLeast"/>
        <w:rPr>
          <w:rFonts w:ascii="Consolas" w:hAnsi="Consolas" w:eastAsia="Times New Roman" w:cs="Times New Roman"/>
          <w:color w:val="000000"/>
        </w:rPr>
      </w:pPr>
      <w:r w:rsidRPr="008D1546">
        <w:rPr>
          <w:rFonts w:ascii="Consolas" w:hAnsi="Consolas" w:eastAsia="Times New Roman" w:cs="Times New Roman"/>
          <w:color w:val="3165BB"/>
        </w:rPr>
        <w:t>SUMX</w:t>
      </w:r>
      <w:r w:rsidRPr="008D1546">
        <w:rPr>
          <w:rFonts w:ascii="Consolas" w:hAnsi="Consolas" w:eastAsia="Times New Roman" w:cs="Times New Roman"/>
          <w:color w:val="000000"/>
        </w:rPr>
        <w:t>(</w:t>
      </w:r>
      <w:r w:rsidR="006D0D51">
        <w:rPr>
          <w:rFonts w:ascii="Consolas" w:hAnsi="Consolas" w:eastAsia="Times New Roman" w:cs="Times New Roman"/>
          <w:color w:val="001080"/>
        </w:rPr>
        <w:t>sales</w:t>
      </w:r>
      <w:r w:rsidRPr="008D1546">
        <w:rPr>
          <w:rFonts w:ascii="Consolas" w:hAnsi="Consolas" w:eastAsia="Times New Roman" w:cs="Times New Roman"/>
          <w:color w:val="001080"/>
        </w:rPr>
        <w:t>_table</w:t>
      </w:r>
      <w:r w:rsidRPr="008D1546">
        <w:rPr>
          <w:rFonts w:ascii="Consolas" w:hAnsi="Consolas" w:eastAsia="Times New Roman" w:cs="Times New Roman"/>
          <w:color w:val="000000"/>
        </w:rPr>
        <w:t>,</w:t>
      </w:r>
    </w:p>
    <w:p w:rsidRPr="008D1546" w:rsidR="008D1546" w:rsidP="008D1546" w:rsidRDefault="006D0D51" w14:paraId="7E69AC46" w14:textId="20576DFB">
      <w:pPr>
        <w:shd w:val="clear" w:color="auto" w:fill="FFFFFE"/>
        <w:spacing w:line="270" w:lineRule="atLeast"/>
        <w:rPr>
          <w:rFonts w:ascii="Consolas" w:hAnsi="Consolas" w:eastAsia="Times New Roman" w:cs="Times New Roman"/>
          <w:color w:val="000000"/>
        </w:rPr>
      </w:pPr>
      <w:r>
        <w:rPr>
          <w:rFonts w:ascii="Consolas" w:hAnsi="Consolas" w:eastAsia="Times New Roman" w:cs="Times New Roman"/>
          <w:color w:val="001080"/>
        </w:rPr>
        <w:t>sales</w:t>
      </w:r>
      <w:r w:rsidRPr="008D1546" w:rsidR="008D1546">
        <w:rPr>
          <w:rFonts w:ascii="Consolas" w:hAnsi="Consolas" w:eastAsia="Times New Roman" w:cs="Times New Roman"/>
          <w:color w:val="001080"/>
        </w:rPr>
        <w:t>_table[Unit Price]</w:t>
      </w:r>
      <w:r w:rsidRPr="008D1546" w:rsidR="008D1546">
        <w:rPr>
          <w:rFonts w:ascii="Consolas" w:hAnsi="Consolas" w:eastAsia="Times New Roman" w:cs="Times New Roman"/>
          <w:color w:val="000000"/>
        </w:rPr>
        <w:t>*</w:t>
      </w:r>
      <w:r>
        <w:rPr>
          <w:rFonts w:ascii="Consolas" w:hAnsi="Consolas" w:eastAsia="Times New Roman" w:cs="Times New Roman"/>
          <w:color w:val="001080"/>
        </w:rPr>
        <w:t>sales</w:t>
      </w:r>
      <w:r w:rsidRPr="008D1546" w:rsidR="008D1546">
        <w:rPr>
          <w:rFonts w:ascii="Consolas" w:hAnsi="Consolas" w:eastAsia="Times New Roman" w:cs="Times New Roman"/>
          <w:color w:val="001080"/>
        </w:rPr>
        <w:t>_table[Units Sold]</w:t>
      </w:r>
      <w:r w:rsidRPr="008D1546" w:rsidR="008D1546">
        <w:rPr>
          <w:rFonts w:ascii="Consolas" w:hAnsi="Consolas" w:eastAsia="Times New Roman" w:cs="Times New Roman"/>
          <w:color w:val="000000"/>
        </w:rPr>
        <w:t>)</w:t>
      </w:r>
    </w:p>
    <w:p w:rsidRPr="000E7FDD" w:rsidR="008D1546" w:rsidP="00475E39" w:rsidRDefault="008D1546" w14:paraId="7B64F6C8" w14:textId="384EDF81">
      <w:pPr>
        <w:rPr>
          <w:rFonts w:ascii="Sanofi Sans" w:hAnsi="Sanofi Sans"/>
        </w:rPr>
      </w:pPr>
    </w:p>
    <w:p w:rsidRPr="000E7FDD" w:rsidR="001D61F8" w:rsidP="001D61F8" w:rsidRDefault="001D61F8" w14:paraId="24CACA17" w14:textId="77777777">
      <w:pPr>
        <w:rPr>
          <w:rFonts w:ascii="Sanofi Sans" w:hAnsi="Sanofi Sans"/>
        </w:rPr>
      </w:pPr>
      <w:r w:rsidRPr="000E7FDD">
        <w:rPr>
          <w:rFonts w:ascii="Sanofi Sans" w:hAnsi="Sanofi Sans"/>
        </w:rPr>
        <w:t>Measures don’t have a row context by default. However, the measures that are considered iterators automatically create a row context. SUMX being an iterator, it requires as first argument a table to iterate.</w:t>
      </w:r>
    </w:p>
    <w:p w:rsidRPr="000E7FDD" w:rsidR="001D61F8" w:rsidP="001D61F8" w:rsidRDefault="001D61F8" w14:paraId="12B7A79B" w14:textId="77777777">
      <w:pPr>
        <w:rPr>
          <w:rFonts w:ascii="Sanofi Sans" w:hAnsi="Sanofi Sans"/>
        </w:rPr>
      </w:pPr>
    </w:p>
    <w:p w:rsidRPr="000E7FDD" w:rsidR="001D61F8" w:rsidP="001D61F8" w:rsidRDefault="001D61F8" w14:paraId="44E12E55" w14:textId="2F4817EF">
      <w:pPr>
        <w:rPr>
          <w:rFonts w:ascii="Sanofi Sans" w:hAnsi="Sanofi Sans"/>
        </w:rPr>
      </w:pPr>
      <w:r w:rsidRPr="000E7FDD">
        <w:rPr>
          <w:rFonts w:ascii="Sanofi Sans" w:hAnsi="Sanofi Sans"/>
        </w:rPr>
        <w:t xml:space="preserve">In this case we provide the </w:t>
      </w:r>
      <w:r w:rsidR="006D0D51">
        <w:rPr>
          <w:rFonts w:ascii="Sanofi Sans" w:hAnsi="Sanofi Sans"/>
        </w:rPr>
        <w:t>s</w:t>
      </w:r>
      <w:r w:rsidRPr="000E7FDD">
        <w:rPr>
          <w:rFonts w:ascii="Sanofi Sans" w:hAnsi="Sanofi Sans"/>
        </w:rPr>
        <w:t xml:space="preserve">ales table. It then creates a row context within the </w:t>
      </w:r>
      <w:r w:rsidRPr="000E7FDD" w:rsidR="009943F0">
        <w:rPr>
          <w:rFonts w:ascii="Sanofi Sans" w:hAnsi="Sanofi Sans"/>
        </w:rPr>
        <w:t>sales table and</w:t>
      </w:r>
      <w:r w:rsidRPr="000E7FDD">
        <w:rPr>
          <w:rFonts w:ascii="Sanofi Sans" w:hAnsi="Sanofi Sans"/>
        </w:rPr>
        <w:t xml:space="preserve"> performs the calculation in the second argument row-by-row. The existence of the row context then allows you to reference column names as in previous example.</w:t>
      </w:r>
    </w:p>
    <w:p w:rsidRPr="004F13A5" w:rsidR="00475E39" w:rsidP="004F13A5" w:rsidRDefault="00475E39" w14:paraId="02BC6419" w14:textId="77777777">
      <w:pPr>
        <w:rPr>
          <w:rFonts w:ascii="Sanofi Sans" w:hAnsi="Sanofi Sans"/>
        </w:rPr>
      </w:pPr>
    </w:p>
    <w:p w:rsidR="004753A0" w:rsidP="008C7C75" w:rsidRDefault="009943F0" w14:paraId="6AD446E7" w14:textId="5C34E2EC">
      <w:pPr>
        <w:rPr>
          <w:rFonts w:ascii="Sanofi Sans" w:hAnsi="Sanofi Sans"/>
        </w:rPr>
      </w:pPr>
      <w:r w:rsidRPr="009943F0">
        <w:rPr>
          <w:rFonts w:ascii="Sanofi Sans" w:hAnsi="Sanofi Sans"/>
        </w:rPr>
        <w:t>In summary, the row context does not filter tables in any way. The filtering is done by the filter context (implicit and explicit filters). However, to perform a calculation row-by-row the row context is used.</w:t>
      </w:r>
    </w:p>
    <w:p w:rsidR="009943F0" w:rsidP="008C7C75" w:rsidRDefault="009943F0" w14:paraId="73F26D12" w14:textId="77777777">
      <w:pPr>
        <w:rPr>
          <w:rFonts w:ascii="Sanofi Sans" w:hAnsi="Sanofi Sans"/>
        </w:rPr>
      </w:pPr>
    </w:p>
    <w:tbl>
      <w:tblPr>
        <w:tblStyle w:val="TableGrid"/>
        <w:tblW w:w="0" w:type="auto"/>
        <w:tblLook w:val="04A0" w:firstRow="1" w:lastRow="0" w:firstColumn="1" w:lastColumn="0" w:noHBand="0" w:noVBand="1"/>
      </w:tblPr>
      <w:tblGrid>
        <w:gridCol w:w="4814"/>
        <w:gridCol w:w="4814"/>
      </w:tblGrid>
      <w:tr w:rsidRPr="00750A28" w:rsidR="0010010E" w:rsidTr="00FA34FC" w14:paraId="3052665F" w14:textId="77777777">
        <w:trPr>
          <w:trHeight w:val="514"/>
        </w:trPr>
        <w:tc>
          <w:tcPr>
            <w:tcW w:w="4814" w:type="dxa"/>
            <w:shd w:val="clear" w:color="auto" w:fill="E4C7FF" w:themeFill="accent2" w:themeFillTint="33"/>
          </w:tcPr>
          <w:p w:rsidRPr="00750A28" w:rsidR="0010010E" w:rsidP="00750A28" w:rsidRDefault="0010010E" w14:paraId="11FFFEA6" w14:textId="1905397C">
            <w:pPr>
              <w:jc w:val="center"/>
              <w:rPr>
                <w:rFonts w:ascii="Sanofi Sans" w:hAnsi="Sanofi Sans"/>
                <w:b/>
                <w:bCs/>
              </w:rPr>
            </w:pPr>
            <w:r w:rsidRPr="00750A28">
              <w:rPr>
                <w:rFonts w:ascii="Sanofi Sans" w:hAnsi="Sanofi Sans"/>
                <w:b/>
                <w:bCs/>
              </w:rPr>
              <w:t>Filter Context</w:t>
            </w:r>
          </w:p>
        </w:tc>
        <w:tc>
          <w:tcPr>
            <w:tcW w:w="4814" w:type="dxa"/>
            <w:shd w:val="clear" w:color="auto" w:fill="E4C7FF" w:themeFill="accent2" w:themeFillTint="33"/>
          </w:tcPr>
          <w:p w:rsidRPr="00750A28" w:rsidR="0010010E" w:rsidP="00750A28" w:rsidRDefault="00750A28" w14:paraId="24D8E83E" w14:textId="0125321C">
            <w:pPr>
              <w:jc w:val="center"/>
              <w:rPr>
                <w:rFonts w:ascii="Sanofi Sans" w:hAnsi="Sanofi Sans"/>
                <w:b/>
                <w:bCs/>
              </w:rPr>
            </w:pPr>
            <w:r w:rsidRPr="00750A28">
              <w:rPr>
                <w:rFonts w:ascii="Sanofi Sans" w:hAnsi="Sanofi Sans"/>
                <w:b/>
                <w:bCs/>
              </w:rPr>
              <w:t>Row Context</w:t>
            </w:r>
          </w:p>
        </w:tc>
      </w:tr>
      <w:tr w:rsidR="0010010E" w:rsidTr="009943F0" w14:paraId="513FF132" w14:textId="77777777">
        <w:trPr>
          <w:trHeight w:val="3385"/>
        </w:trPr>
        <w:tc>
          <w:tcPr>
            <w:tcW w:w="4814" w:type="dxa"/>
          </w:tcPr>
          <w:p w:rsidRPr="00750A28" w:rsidR="00750A28" w:rsidP="00750A28" w:rsidRDefault="00750A28" w14:paraId="0688CDE3" w14:textId="77777777">
            <w:pPr>
              <w:rPr>
                <w:rFonts w:ascii="Sanofi Sans" w:hAnsi="Sanofi Sans"/>
              </w:rPr>
            </w:pPr>
            <w:r w:rsidRPr="00750A28">
              <w:rPr>
                <w:rFonts w:ascii="Sanofi Sans" w:hAnsi="Sanofi Sans"/>
              </w:rPr>
              <w:t>• Filter context filters the tables in your data model</w:t>
            </w:r>
          </w:p>
          <w:p w:rsidRPr="00750A28" w:rsidR="00750A28" w:rsidP="00750A28" w:rsidRDefault="00750A28" w14:paraId="7EAAD87F" w14:textId="23E7244F">
            <w:pPr>
              <w:rPr>
                <w:rFonts w:ascii="Sanofi Sans" w:hAnsi="Sanofi Sans"/>
              </w:rPr>
            </w:pPr>
            <w:r w:rsidRPr="00750A28">
              <w:rPr>
                <w:rFonts w:ascii="Sanofi Sans" w:hAnsi="Sanofi Sans"/>
              </w:rPr>
              <w:t>• DAX creates filter context when</w:t>
            </w:r>
            <w:r>
              <w:rPr>
                <w:rFonts w:ascii="Sanofi Sans" w:hAnsi="Sanofi Sans"/>
              </w:rPr>
              <w:t xml:space="preserve"> </w:t>
            </w:r>
            <w:r w:rsidRPr="00750A28">
              <w:rPr>
                <w:rFonts w:ascii="Sanofi Sans" w:hAnsi="Sanofi Sans"/>
              </w:rPr>
              <w:t>dimensions are</w:t>
            </w:r>
            <w:r>
              <w:rPr>
                <w:rFonts w:ascii="Sanofi Sans" w:hAnsi="Sanofi Sans"/>
              </w:rPr>
              <w:t xml:space="preserve"> </w:t>
            </w:r>
            <w:r w:rsidRPr="00750A28">
              <w:rPr>
                <w:rFonts w:ascii="Sanofi Sans" w:hAnsi="Sanofi Sans"/>
              </w:rPr>
              <w:t>added to rows, columns, slicers &amp; filters in a report</w:t>
            </w:r>
          </w:p>
          <w:p w:rsidRPr="00750A28" w:rsidR="00750A28" w:rsidP="00750A28" w:rsidRDefault="00750A28" w14:paraId="7118C2EC" w14:textId="505C870E">
            <w:pPr>
              <w:rPr>
                <w:rFonts w:ascii="Sanofi Sans" w:hAnsi="Sanofi Sans"/>
              </w:rPr>
            </w:pPr>
            <w:r w:rsidRPr="00750A28">
              <w:rPr>
                <w:rFonts w:ascii="Sanofi Sans" w:hAnsi="Sanofi Sans"/>
              </w:rPr>
              <w:t>• CALCULATE can be used to</w:t>
            </w:r>
            <w:r w:rsidR="00FA34FC">
              <w:rPr>
                <w:rFonts w:ascii="Sanofi Sans" w:hAnsi="Sanofi Sans"/>
              </w:rPr>
              <w:t xml:space="preserve"> </w:t>
            </w:r>
            <w:r w:rsidRPr="00750A28">
              <w:rPr>
                <w:rFonts w:ascii="Sanofi Sans" w:hAnsi="Sanofi Sans"/>
              </w:rPr>
              <w:t>systematically create or</w:t>
            </w:r>
            <w:r w:rsidR="00FA34FC">
              <w:rPr>
                <w:rFonts w:ascii="Sanofi Sans" w:hAnsi="Sanofi Sans"/>
              </w:rPr>
              <w:t xml:space="preserve"> </w:t>
            </w:r>
            <w:r w:rsidRPr="00750A28">
              <w:rPr>
                <w:rFonts w:ascii="Sanofi Sans" w:hAnsi="Sanofi Sans"/>
              </w:rPr>
              <w:t>modify existing filter context</w:t>
            </w:r>
          </w:p>
          <w:p w:rsidR="0010010E" w:rsidP="00FA34FC" w:rsidRDefault="00750A28" w14:paraId="642E07CD" w14:textId="117997AF">
            <w:pPr>
              <w:rPr>
                <w:rFonts w:ascii="Sanofi Sans" w:hAnsi="Sanofi Sans"/>
              </w:rPr>
            </w:pPr>
            <w:r w:rsidRPr="00750A28">
              <w:rPr>
                <w:rFonts w:ascii="Sanofi Sans" w:hAnsi="Sanofi Sans"/>
              </w:rPr>
              <w:t xml:space="preserve">• Filter context always travels propagates) from the </w:t>
            </w:r>
            <w:r w:rsidR="00FA34FC">
              <w:rPr>
                <w:rFonts w:ascii="Sanofi Sans" w:hAnsi="Sanofi Sans"/>
              </w:rPr>
              <w:t>1</w:t>
            </w:r>
            <w:r w:rsidRPr="00750A28">
              <w:rPr>
                <w:rFonts w:ascii="Sanofi Sans" w:hAnsi="Sanofi Sans"/>
              </w:rPr>
              <w:t xml:space="preserve"> side to the MANY side of a table relationship</w:t>
            </w:r>
          </w:p>
        </w:tc>
        <w:tc>
          <w:tcPr>
            <w:tcW w:w="4814" w:type="dxa"/>
          </w:tcPr>
          <w:p w:rsidRPr="00FA34FC" w:rsidR="00FA34FC" w:rsidP="00FA34FC" w:rsidRDefault="00FA34FC" w14:paraId="1180C308" w14:textId="77777777">
            <w:pPr>
              <w:rPr>
                <w:rFonts w:ascii="Sanofi Sans" w:hAnsi="Sanofi Sans"/>
              </w:rPr>
            </w:pPr>
            <w:r w:rsidRPr="00FA34FC">
              <w:rPr>
                <w:rFonts w:ascii="Sanofi Sans" w:hAnsi="Sanofi Sans"/>
              </w:rPr>
              <w:t>• Row context iterates through the rows in a table</w:t>
            </w:r>
          </w:p>
          <w:p w:rsidRPr="00FA34FC" w:rsidR="00FA34FC" w:rsidP="00FA34FC" w:rsidRDefault="00FA34FC" w14:paraId="489E9E52" w14:textId="1F3C2FD7">
            <w:pPr>
              <w:rPr>
                <w:rFonts w:ascii="Sanofi Sans" w:hAnsi="Sanofi Sans"/>
              </w:rPr>
            </w:pPr>
            <w:r w:rsidRPr="00FA34FC">
              <w:rPr>
                <w:rFonts w:ascii="Sanofi Sans" w:hAnsi="Sanofi Sans"/>
              </w:rPr>
              <w:t>• DAX creates row context when you add calculated columns to your data model</w:t>
            </w:r>
          </w:p>
          <w:p w:rsidRPr="00FA34FC" w:rsidR="00FA34FC" w:rsidP="00FA34FC" w:rsidRDefault="00FA34FC" w14:paraId="2D94EF16" w14:textId="7B7AB707">
            <w:pPr>
              <w:rPr>
                <w:rFonts w:ascii="Sanofi Sans" w:hAnsi="Sanofi Sans"/>
              </w:rPr>
            </w:pPr>
            <w:r w:rsidRPr="00FA34FC">
              <w:rPr>
                <w:rFonts w:ascii="Sanofi Sans" w:hAnsi="Sanofi Sans"/>
              </w:rPr>
              <w:t>• Iterator functions (SUMX, RANKX, etc.) use row context to evaluate row-level calculations</w:t>
            </w:r>
          </w:p>
          <w:p w:rsidR="0010010E" w:rsidP="00FA34FC" w:rsidRDefault="00FA34FC" w14:paraId="54EE33A4" w14:textId="120EFD8A">
            <w:pPr>
              <w:rPr>
                <w:rFonts w:ascii="Sanofi Sans" w:hAnsi="Sanofi Sans"/>
              </w:rPr>
            </w:pPr>
            <w:r w:rsidRPr="00FA34FC">
              <w:rPr>
                <w:rFonts w:ascii="Sanofi Sans" w:hAnsi="Sanofi Sans"/>
              </w:rPr>
              <w:t>• Row context doesn't automatically propagate through table relationships (need to use RELATED or RELATEDTABLE functions)</w:t>
            </w:r>
          </w:p>
        </w:tc>
      </w:tr>
    </w:tbl>
    <w:p w:rsidR="0010010E" w:rsidP="008C7C75" w:rsidRDefault="0010010E" w14:paraId="61BE091B" w14:textId="77777777">
      <w:pPr>
        <w:rPr>
          <w:rFonts w:ascii="Sanofi Sans" w:hAnsi="Sanofi Sans"/>
        </w:rPr>
      </w:pPr>
    </w:p>
    <w:p w:rsidR="0010010E" w:rsidP="008C7C75" w:rsidRDefault="0010010E" w14:paraId="604547F1" w14:textId="5CE5D0ED">
      <w:pPr>
        <w:rPr>
          <w:rFonts w:ascii="Sanofi Sans" w:hAnsi="Sanofi Sans"/>
        </w:rPr>
      </w:pPr>
    </w:p>
    <w:p w:rsidR="0010010E" w:rsidP="008C7C75" w:rsidRDefault="0010010E" w14:paraId="778CEEE8" w14:textId="77777777">
      <w:pPr>
        <w:rPr>
          <w:rFonts w:ascii="Sanofi Sans" w:hAnsi="Sanofi Sans"/>
        </w:rPr>
      </w:pPr>
    </w:p>
    <w:p w:rsidRPr="008C7C75" w:rsidR="00FA3F94" w:rsidP="008C7C75" w:rsidRDefault="00FA3F94" w14:paraId="133D5E11" w14:textId="77777777">
      <w:pPr>
        <w:rPr>
          <w:rFonts w:ascii="Sanofi Sans" w:hAnsi="Sanofi Sans"/>
        </w:rPr>
      </w:pPr>
    </w:p>
    <w:p w:rsidRPr="0017473D" w:rsidR="000F465E" w:rsidP="000F465E" w:rsidRDefault="000F465E" w14:paraId="440E0F64" w14:textId="7BD2CA04">
      <w:pPr>
        <w:pStyle w:val="Heading1"/>
      </w:pPr>
      <w:bookmarkStart w:name="_Toc118888669" w:id="7"/>
      <w:r>
        <w:t>Tips and Best Practices</w:t>
      </w:r>
      <w:bookmarkEnd w:id="7"/>
    </w:p>
    <w:p w:rsidR="000F465E" w:rsidP="000F465E" w:rsidRDefault="000F465E" w14:paraId="6A7150BC" w14:textId="77777777"/>
    <w:p w:rsidR="00442AFD" w:rsidP="00442AFD" w:rsidRDefault="00442AFD" w14:paraId="2248826E" w14:textId="745ADE73">
      <w:pPr>
        <w:rPr>
          <w:rFonts w:ascii="Sanofi Sans" w:hAnsi="Sanofi Sans"/>
        </w:rPr>
      </w:pPr>
      <w:r>
        <w:rPr>
          <w:rFonts w:ascii="Sanofi Sans" w:hAnsi="Sanofi Sans"/>
        </w:rPr>
        <w:t xml:space="preserve">In this section we’ll cover </w:t>
      </w:r>
      <w:r w:rsidRPr="00442AFD">
        <w:rPr>
          <w:rFonts w:ascii="Sanofi Sans" w:hAnsi="Sanofi Sans"/>
        </w:rPr>
        <w:t>some common techniques and best practices for working efficiently with DAX, including shortcuts, comments, measure tables, and variables</w:t>
      </w:r>
      <w:r w:rsidR="00B50BB3">
        <w:rPr>
          <w:rFonts w:ascii="Sanofi Sans" w:hAnsi="Sanofi Sans"/>
        </w:rPr>
        <w:t>.</w:t>
      </w:r>
    </w:p>
    <w:p w:rsidR="00442AFD" w:rsidP="000F465E" w:rsidRDefault="00442AFD" w14:paraId="196A82C3" w14:textId="77777777">
      <w:pPr>
        <w:rPr>
          <w:rFonts w:ascii="Sanofi Sans" w:hAnsi="Sanofi Sans"/>
        </w:rPr>
      </w:pPr>
    </w:p>
    <w:p w:rsidRPr="000F465E" w:rsidR="000F465E" w:rsidP="000F465E" w:rsidRDefault="000F465E" w14:paraId="0B19E5EC" w14:textId="77777777">
      <w:pPr>
        <w:rPr>
          <w:rFonts w:ascii="Sanofi Sans" w:hAnsi="Sanofi Sans"/>
        </w:rPr>
      </w:pPr>
      <w:r w:rsidRPr="000F465E">
        <w:rPr>
          <w:rFonts w:ascii="Sanofi Sans" w:hAnsi="Sanofi Sans"/>
        </w:rPr>
        <w:t xml:space="preserve">It is important to optimize your data model and load speed of the visualization objects for a better user experience. This is especially important when dealing with large dataset as the impact would be greater. </w:t>
      </w:r>
    </w:p>
    <w:p w:rsidR="000F465E" w:rsidP="006808EE" w:rsidRDefault="000F465E" w14:paraId="69B79CFA" w14:textId="5D14CF52"/>
    <w:p w:rsidR="00B50BB3" w:rsidP="006808EE" w:rsidRDefault="00B50BB3" w14:paraId="02626C36" w14:textId="154F0D0F">
      <w:pPr>
        <w:rPr>
          <w:rFonts w:ascii="Sanofi Sans" w:hAnsi="Sanofi Sans"/>
          <w:b/>
          <w:bCs/>
        </w:rPr>
      </w:pPr>
      <w:r w:rsidRPr="00B50BB3">
        <w:rPr>
          <w:rFonts w:ascii="Sanofi Sans" w:hAnsi="Sanofi Sans"/>
          <w:b/>
          <w:bCs/>
        </w:rPr>
        <w:t>DAX Shortcuts</w:t>
      </w:r>
    </w:p>
    <w:p w:rsidRPr="00B50BB3" w:rsidR="00B50BB3" w:rsidP="006808EE" w:rsidRDefault="00B50BB3" w14:paraId="14B4B12C" w14:textId="77777777">
      <w:pPr>
        <w:rPr>
          <w:rFonts w:ascii="Sanofi Sans" w:hAnsi="Sanofi Sans"/>
          <w:b/>
          <w:bCs/>
        </w:rPr>
      </w:pPr>
    </w:p>
    <w:tbl>
      <w:tblPr>
        <w:tblStyle w:val="TableGrid"/>
        <w:tblW w:w="0" w:type="auto"/>
        <w:tblLayout w:type="fixed"/>
        <w:tblLook w:val="04A0" w:firstRow="1" w:lastRow="0" w:firstColumn="1" w:lastColumn="0" w:noHBand="0" w:noVBand="1"/>
      </w:tblPr>
      <w:tblGrid>
        <w:gridCol w:w="3415"/>
        <w:gridCol w:w="5760"/>
      </w:tblGrid>
      <w:tr w:rsidRPr="00F67639" w:rsidR="009467EA" w:rsidTr="00B50BB3" w14:paraId="53E4E479" w14:textId="77777777">
        <w:trPr>
          <w:trHeight w:val="341"/>
        </w:trPr>
        <w:tc>
          <w:tcPr>
            <w:tcW w:w="3415" w:type="dxa"/>
            <w:shd w:val="clear" w:color="auto" w:fill="F2F2F2" w:themeFill="background1" w:themeFillShade="F2"/>
            <w:vAlign w:val="center"/>
          </w:tcPr>
          <w:p w:rsidRPr="00F67639" w:rsidR="009467EA" w:rsidP="006776F7" w:rsidRDefault="009467EA" w14:paraId="5FE6BF25" w14:textId="77777777">
            <w:pPr>
              <w:autoSpaceDE w:val="0"/>
              <w:autoSpaceDN w:val="0"/>
              <w:adjustRightInd w:val="0"/>
              <w:rPr>
                <w:rFonts w:ascii="Sanofi Sans" w:hAnsi="Sanofi Sans" w:cs="PalatinoLinotype-Roman"/>
                <w:b/>
                <w:bCs/>
                <w:sz w:val="22"/>
                <w:szCs w:val="22"/>
              </w:rPr>
            </w:pPr>
            <w:r w:rsidRPr="00F67639">
              <w:rPr>
                <w:rFonts w:ascii="Sanofi Sans" w:hAnsi="Sanofi Sans" w:cs="PalatinoLinotype-Roman"/>
                <w:b/>
                <w:bCs/>
                <w:sz w:val="22"/>
                <w:szCs w:val="22"/>
              </w:rPr>
              <w:t>Action</w:t>
            </w:r>
          </w:p>
        </w:tc>
        <w:tc>
          <w:tcPr>
            <w:tcW w:w="5760" w:type="dxa"/>
            <w:shd w:val="clear" w:color="auto" w:fill="F2F2F2" w:themeFill="background1" w:themeFillShade="F2"/>
            <w:vAlign w:val="center"/>
          </w:tcPr>
          <w:p w:rsidRPr="00F67639" w:rsidR="009467EA" w:rsidP="006776F7" w:rsidRDefault="009467EA" w14:paraId="323FC7E8" w14:textId="77777777">
            <w:pPr>
              <w:autoSpaceDE w:val="0"/>
              <w:autoSpaceDN w:val="0"/>
              <w:adjustRightInd w:val="0"/>
              <w:rPr>
                <w:rFonts w:ascii="Sanofi Sans" w:hAnsi="Sanofi Sans" w:cs="PalatinoLinotype-Roman"/>
                <w:b/>
                <w:bCs/>
                <w:sz w:val="22"/>
                <w:szCs w:val="22"/>
              </w:rPr>
            </w:pPr>
            <w:r w:rsidRPr="00F67639">
              <w:rPr>
                <w:rFonts w:ascii="Sanofi Sans" w:hAnsi="Sanofi Sans" w:cs="PalatinoLinotype-Roman"/>
                <w:b/>
                <w:bCs/>
                <w:sz w:val="22"/>
                <w:szCs w:val="22"/>
              </w:rPr>
              <w:t>Keyboard Shortcut</w:t>
            </w:r>
          </w:p>
        </w:tc>
      </w:tr>
      <w:tr w:rsidRPr="00F67639" w:rsidR="009467EA" w:rsidTr="00F67639" w14:paraId="1BD794A3" w14:textId="77777777">
        <w:trPr>
          <w:trHeight w:val="432"/>
        </w:trPr>
        <w:tc>
          <w:tcPr>
            <w:tcW w:w="3415" w:type="dxa"/>
            <w:vAlign w:val="center"/>
          </w:tcPr>
          <w:p w:rsidRPr="00F67639" w:rsidR="009467EA" w:rsidP="00F67639" w:rsidRDefault="009467EA" w14:paraId="0F1DE3F4" w14:textId="77777777">
            <w:pPr>
              <w:autoSpaceDE w:val="0"/>
              <w:autoSpaceDN w:val="0"/>
              <w:adjustRightInd w:val="0"/>
              <w:rPr>
                <w:rFonts w:ascii="Sanofi Sans" w:hAnsi="Sanofi Sans" w:cs="PalatinoLinotype-Roman"/>
                <w:sz w:val="22"/>
                <w:szCs w:val="22"/>
              </w:rPr>
            </w:pPr>
            <w:r w:rsidRPr="00F67639">
              <w:rPr>
                <w:rFonts w:ascii="Sanofi Sans" w:hAnsi="Sanofi Sans" w:cs="PalatinoLinotype-Roman"/>
                <w:sz w:val="22"/>
                <w:szCs w:val="22"/>
              </w:rPr>
              <w:t>Insert Line Below</w:t>
            </w:r>
          </w:p>
        </w:tc>
        <w:tc>
          <w:tcPr>
            <w:tcW w:w="5760" w:type="dxa"/>
            <w:vAlign w:val="center"/>
          </w:tcPr>
          <w:p w:rsidRPr="00F67639" w:rsidR="009467EA" w:rsidP="00F67639" w:rsidRDefault="009467EA" w14:paraId="08BED3FF" w14:textId="77777777">
            <w:pPr>
              <w:autoSpaceDE w:val="0"/>
              <w:autoSpaceDN w:val="0"/>
              <w:adjustRightInd w:val="0"/>
              <w:rPr>
                <w:rFonts w:ascii="Sanofi Sans" w:hAnsi="Sanofi Sans" w:cs="PalatinoLinotype-Roman"/>
                <w:sz w:val="22"/>
                <w:szCs w:val="22"/>
              </w:rPr>
            </w:pPr>
            <w:r w:rsidRPr="00F67639">
              <w:rPr>
                <w:rFonts w:ascii="Sanofi Sans" w:hAnsi="Sanofi Sans" w:cs="PalatinoLinotype-Roman"/>
                <w:sz w:val="22"/>
                <w:szCs w:val="22"/>
              </w:rPr>
              <w:t>Shift + Enter</w:t>
            </w:r>
          </w:p>
        </w:tc>
      </w:tr>
      <w:tr w:rsidRPr="00F67639" w:rsidR="009467EA" w:rsidTr="00F67639" w14:paraId="5CAB72B2" w14:textId="77777777">
        <w:trPr>
          <w:trHeight w:val="432"/>
        </w:trPr>
        <w:tc>
          <w:tcPr>
            <w:tcW w:w="3415" w:type="dxa"/>
            <w:vAlign w:val="center"/>
          </w:tcPr>
          <w:p w:rsidRPr="00F67639" w:rsidR="009467EA" w:rsidP="00F67639" w:rsidRDefault="009467EA" w14:paraId="386DF121" w14:textId="77777777">
            <w:pPr>
              <w:autoSpaceDE w:val="0"/>
              <w:autoSpaceDN w:val="0"/>
              <w:adjustRightInd w:val="0"/>
              <w:rPr>
                <w:rFonts w:ascii="Sanofi Sans" w:hAnsi="Sanofi Sans" w:cs="PalatinoLinotype-Roman"/>
                <w:sz w:val="22"/>
                <w:szCs w:val="22"/>
              </w:rPr>
            </w:pPr>
            <w:r w:rsidRPr="00F67639">
              <w:rPr>
                <w:rFonts w:ascii="Sanofi Sans" w:hAnsi="Sanofi Sans" w:cs="PalatinoLinotype-Roman"/>
                <w:sz w:val="22"/>
                <w:szCs w:val="22"/>
              </w:rPr>
              <w:t>Insert Line Above</w:t>
            </w:r>
          </w:p>
        </w:tc>
        <w:tc>
          <w:tcPr>
            <w:tcW w:w="5760" w:type="dxa"/>
            <w:vAlign w:val="center"/>
          </w:tcPr>
          <w:p w:rsidRPr="00F67639" w:rsidR="009467EA" w:rsidP="00F67639" w:rsidRDefault="009467EA" w14:paraId="6CC85681" w14:textId="77777777">
            <w:pPr>
              <w:autoSpaceDE w:val="0"/>
              <w:autoSpaceDN w:val="0"/>
              <w:adjustRightInd w:val="0"/>
              <w:rPr>
                <w:rFonts w:ascii="Sanofi Sans" w:hAnsi="Sanofi Sans" w:cs="PalatinoLinotype-Roman"/>
                <w:sz w:val="22"/>
                <w:szCs w:val="22"/>
              </w:rPr>
            </w:pPr>
            <w:r w:rsidRPr="00F67639">
              <w:rPr>
                <w:rFonts w:ascii="Sanofi Sans" w:hAnsi="Sanofi Sans" w:cs="PalatinoLinotype-Roman"/>
                <w:sz w:val="22"/>
                <w:szCs w:val="22"/>
              </w:rPr>
              <w:t>Control + Shift + Enter</w:t>
            </w:r>
          </w:p>
        </w:tc>
      </w:tr>
      <w:tr w:rsidRPr="00F67639" w:rsidR="009467EA" w:rsidTr="00F67639" w14:paraId="10EE753B" w14:textId="77777777">
        <w:trPr>
          <w:trHeight w:val="432"/>
        </w:trPr>
        <w:tc>
          <w:tcPr>
            <w:tcW w:w="3415" w:type="dxa"/>
            <w:vAlign w:val="center"/>
          </w:tcPr>
          <w:p w:rsidRPr="00F67639" w:rsidR="009467EA" w:rsidP="00F67639" w:rsidRDefault="009467EA" w14:paraId="385BFCCB" w14:textId="77777777">
            <w:pPr>
              <w:autoSpaceDE w:val="0"/>
              <w:autoSpaceDN w:val="0"/>
              <w:adjustRightInd w:val="0"/>
              <w:rPr>
                <w:rFonts w:ascii="Sanofi Sans" w:hAnsi="Sanofi Sans" w:cs="PalatinoLinotype-Roman"/>
                <w:sz w:val="22"/>
                <w:szCs w:val="22"/>
              </w:rPr>
            </w:pPr>
            <w:r w:rsidRPr="00F67639">
              <w:rPr>
                <w:rFonts w:ascii="Sanofi Sans" w:hAnsi="Sanofi Sans" w:cs="PalatinoLinotype-Roman"/>
                <w:sz w:val="22"/>
                <w:szCs w:val="22"/>
              </w:rPr>
              <w:t>Select Current Line</w:t>
            </w:r>
          </w:p>
        </w:tc>
        <w:tc>
          <w:tcPr>
            <w:tcW w:w="5760" w:type="dxa"/>
            <w:vAlign w:val="center"/>
          </w:tcPr>
          <w:p w:rsidRPr="00F67639" w:rsidR="009467EA" w:rsidP="00F67639" w:rsidRDefault="009467EA" w14:paraId="3BFDC154" w14:textId="77777777">
            <w:pPr>
              <w:autoSpaceDE w:val="0"/>
              <w:autoSpaceDN w:val="0"/>
              <w:adjustRightInd w:val="0"/>
              <w:rPr>
                <w:rFonts w:ascii="Sanofi Sans" w:hAnsi="Sanofi Sans" w:cs="PalatinoLinotype-Roman"/>
                <w:sz w:val="22"/>
                <w:szCs w:val="22"/>
              </w:rPr>
            </w:pPr>
            <w:r w:rsidRPr="00F67639">
              <w:rPr>
                <w:rFonts w:ascii="Sanofi Sans" w:hAnsi="Sanofi Sans" w:cs="PalatinoLinotype-Roman"/>
                <w:sz w:val="22"/>
                <w:szCs w:val="22"/>
              </w:rPr>
              <w:t>Control + I</w:t>
            </w:r>
          </w:p>
        </w:tc>
      </w:tr>
      <w:tr w:rsidRPr="00F67639" w:rsidR="009467EA" w:rsidTr="00F67639" w14:paraId="29493517" w14:textId="77777777">
        <w:trPr>
          <w:trHeight w:val="432"/>
        </w:trPr>
        <w:tc>
          <w:tcPr>
            <w:tcW w:w="3415" w:type="dxa"/>
            <w:vAlign w:val="center"/>
          </w:tcPr>
          <w:p w:rsidRPr="00F67639" w:rsidR="009467EA" w:rsidP="00F67639" w:rsidRDefault="009467EA" w14:paraId="27141760" w14:textId="77777777">
            <w:pPr>
              <w:autoSpaceDE w:val="0"/>
              <w:autoSpaceDN w:val="0"/>
              <w:adjustRightInd w:val="0"/>
              <w:rPr>
                <w:rFonts w:ascii="Sanofi Sans" w:hAnsi="Sanofi Sans" w:cs="PalatinoLinotype-Roman"/>
                <w:sz w:val="22"/>
                <w:szCs w:val="22"/>
              </w:rPr>
            </w:pPr>
            <w:r w:rsidRPr="00F67639">
              <w:rPr>
                <w:rFonts w:ascii="Sanofi Sans" w:hAnsi="Sanofi Sans" w:cs="PalatinoLinotype-Roman"/>
                <w:sz w:val="22"/>
                <w:szCs w:val="22"/>
              </w:rPr>
              <w:t>Cut Current Line</w:t>
            </w:r>
          </w:p>
        </w:tc>
        <w:tc>
          <w:tcPr>
            <w:tcW w:w="5760" w:type="dxa"/>
            <w:vAlign w:val="center"/>
          </w:tcPr>
          <w:p w:rsidRPr="00F67639" w:rsidR="009467EA" w:rsidP="00F67639" w:rsidRDefault="009467EA" w14:paraId="48D18788" w14:textId="77777777">
            <w:pPr>
              <w:autoSpaceDE w:val="0"/>
              <w:autoSpaceDN w:val="0"/>
              <w:adjustRightInd w:val="0"/>
              <w:rPr>
                <w:rFonts w:ascii="Sanofi Sans" w:hAnsi="Sanofi Sans" w:cs="PalatinoLinotype-Roman"/>
                <w:sz w:val="22"/>
                <w:szCs w:val="22"/>
              </w:rPr>
            </w:pPr>
            <w:r w:rsidRPr="00F67639">
              <w:rPr>
                <w:rFonts w:ascii="Sanofi Sans" w:hAnsi="Sanofi Sans" w:cs="PalatinoLinotype-Roman"/>
                <w:sz w:val="22"/>
                <w:szCs w:val="22"/>
              </w:rPr>
              <w:t>Control + X</w:t>
            </w:r>
          </w:p>
        </w:tc>
      </w:tr>
      <w:tr w:rsidRPr="00F67639" w:rsidR="009467EA" w:rsidTr="00F67639" w14:paraId="4A261466" w14:textId="77777777">
        <w:trPr>
          <w:trHeight w:val="432"/>
        </w:trPr>
        <w:tc>
          <w:tcPr>
            <w:tcW w:w="3415" w:type="dxa"/>
            <w:vAlign w:val="center"/>
          </w:tcPr>
          <w:p w:rsidRPr="00F67639" w:rsidR="009467EA" w:rsidP="00F67639" w:rsidRDefault="009467EA" w14:paraId="78866E2C" w14:textId="77777777">
            <w:pPr>
              <w:autoSpaceDE w:val="0"/>
              <w:autoSpaceDN w:val="0"/>
              <w:adjustRightInd w:val="0"/>
              <w:rPr>
                <w:rFonts w:ascii="Sanofi Sans" w:hAnsi="Sanofi Sans" w:cs="PalatinoLinotype-Roman"/>
                <w:sz w:val="22"/>
                <w:szCs w:val="22"/>
              </w:rPr>
            </w:pPr>
            <w:r w:rsidRPr="00F67639">
              <w:rPr>
                <w:rFonts w:ascii="Sanofi Sans" w:hAnsi="Sanofi Sans" w:cs="PalatinoLinotype-Roman"/>
                <w:sz w:val="22"/>
                <w:szCs w:val="22"/>
              </w:rPr>
              <w:t>Paste Cut Line</w:t>
            </w:r>
          </w:p>
        </w:tc>
        <w:tc>
          <w:tcPr>
            <w:tcW w:w="5760" w:type="dxa"/>
            <w:vAlign w:val="center"/>
          </w:tcPr>
          <w:p w:rsidRPr="00F67639" w:rsidR="009467EA" w:rsidP="00F67639" w:rsidRDefault="009467EA" w14:paraId="583D7E60" w14:textId="77777777">
            <w:pPr>
              <w:autoSpaceDE w:val="0"/>
              <w:autoSpaceDN w:val="0"/>
              <w:adjustRightInd w:val="0"/>
              <w:rPr>
                <w:rFonts w:ascii="Sanofi Sans" w:hAnsi="Sanofi Sans" w:cs="PalatinoLinotype-Roman"/>
                <w:sz w:val="22"/>
                <w:szCs w:val="22"/>
              </w:rPr>
            </w:pPr>
            <w:r w:rsidRPr="00F67639">
              <w:rPr>
                <w:rFonts w:ascii="Sanofi Sans" w:hAnsi="Sanofi Sans" w:cs="PalatinoLinotype-Roman"/>
                <w:sz w:val="22"/>
                <w:szCs w:val="22"/>
              </w:rPr>
              <w:t>Control + V</w:t>
            </w:r>
          </w:p>
        </w:tc>
      </w:tr>
      <w:tr w:rsidRPr="00F67639" w:rsidR="009467EA" w:rsidTr="00F67639" w14:paraId="56393107" w14:textId="77777777">
        <w:trPr>
          <w:trHeight w:val="432"/>
        </w:trPr>
        <w:tc>
          <w:tcPr>
            <w:tcW w:w="3415" w:type="dxa"/>
            <w:vAlign w:val="center"/>
          </w:tcPr>
          <w:p w:rsidRPr="00F67639" w:rsidR="009467EA" w:rsidP="00F67639" w:rsidRDefault="009467EA" w14:paraId="31E959A2" w14:textId="77777777">
            <w:pPr>
              <w:autoSpaceDE w:val="0"/>
              <w:autoSpaceDN w:val="0"/>
              <w:adjustRightInd w:val="0"/>
              <w:rPr>
                <w:rFonts w:ascii="Sanofi Sans" w:hAnsi="Sanofi Sans" w:cs="PalatinoLinotype-Roman"/>
                <w:sz w:val="22"/>
                <w:szCs w:val="22"/>
              </w:rPr>
            </w:pPr>
            <w:r w:rsidRPr="00F67639">
              <w:rPr>
                <w:rFonts w:ascii="Sanofi Sans" w:hAnsi="Sanofi Sans" w:cs="PalatinoLinotype-Roman"/>
                <w:sz w:val="22"/>
                <w:szCs w:val="22"/>
              </w:rPr>
              <w:t>Duplicate Current Row</w:t>
            </w:r>
          </w:p>
        </w:tc>
        <w:tc>
          <w:tcPr>
            <w:tcW w:w="5760" w:type="dxa"/>
            <w:vAlign w:val="center"/>
          </w:tcPr>
          <w:p w:rsidRPr="00F67639" w:rsidR="009467EA" w:rsidP="00F67639" w:rsidRDefault="009467EA" w14:paraId="602067C1" w14:textId="77777777">
            <w:pPr>
              <w:autoSpaceDE w:val="0"/>
              <w:autoSpaceDN w:val="0"/>
              <w:adjustRightInd w:val="0"/>
              <w:rPr>
                <w:rFonts w:ascii="Sanofi Sans" w:hAnsi="Sanofi Sans" w:cs="PalatinoLinotype-Roman"/>
                <w:sz w:val="22"/>
                <w:szCs w:val="22"/>
              </w:rPr>
            </w:pPr>
            <w:r w:rsidRPr="00F67639">
              <w:rPr>
                <w:rFonts w:ascii="Sanofi Sans" w:hAnsi="Sanofi Sans" w:cs="PalatinoLinotype-Roman"/>
                <w:sz w:val="22"/>
                <w:szCs w:val="22"/>
              </w:rPr>
              <w:t xml:space="preserve">Shift + Alt + </w:t>
            </w:r>
            <w:r w:rsidRPr="00F67639">
              <w:rPr>
                <w:rFonts w:ascii="Segoe MDL2 Assets" w:hAnsi="Segoe MDL2 Assets" w:cs="PalatinoLinotype-Roman"/>
                <w:sz w:val="22"/>
                <w:szCs w:val="22"/>
              </w:rPr>
              <w:t></w:t>
            </w:r>
            <w:r w:rsidRPr="00F67639">
              <w:rPr>
                <w:rFonts w:ascii="Segoe MDL2 Assets" w:hAnsi="Segoe MDL2 Assets" w:cs="PalatinoLinotype-Roman"/>
                <w:sz w:val="22"/>
                <w:szCs w:val="22"/>
              </w:rPr>
              <w:t></w:t>
            </w:r>
            <w:r w:rsidRPr="00F67639">
              <w:rPr>
                <w:rFonts w:ascii="Sanofi Sans" w:hAnsi="Sanofi Sans" w:cs="PalatinoLinotype-Roman"/>
                <w:sz w:val="22"/>
                <w:szCs w:val="22"/>
              </w:rPr>
              <w:t xml:space="preserve"> </w:t>
            </w:r>
          </w:p>
        </w:tc>
      </w:tr>
      <w:tr w:rsidRPr="00F67639" w:rsidR="009467EA" w:rsidTr="00F67639" w14:paraId="7FF220B7" w14:textId="77777777">
        <w:trPr>
          <w:trHeight w:val="432"/>
        </w:trPr>
        <w:tc>
          <w:tcPr>
            <w:tcW w:w="3415" w:type="dxa"/>
            <w:vAlign w:val="center"/>
          </w:tcPr>
          <w:p w:rsidRPr="00F67639" w:rsidR="009467EA" w:rsidP="00F67639" w:rsidRDefault="009467EA" w14:paraId="6B1AB22E" w14:textId="77777777">
            <w:pPr>
              <w:autoSpaceDE w:val="0"/>
              <w:autoSpaceDN w:val="0"/>
              <w:adjustRightInd w:val="0"/>
              <w:rPr>
                <w:rFonts w:ascii="Sanofi Sans" w:hAnsi="Sanofi Sans" w:cs="PalatinoLinotype-Roman"/>
                <w:sz w:val="22"/>
                <w:szCs w:val="22"/>
              </w:rPr>
            </w:pPr>
            <w:r w:rsidRPr="00F67639">
              <w:rPr>
                <w:rFonts w:ascii="Sanofi Sans" w:hAnsi="Sanofi Sans" w:cs="PalatinoLinotype-Roman"/>
                <w:sz w:val="22"/>
                <w:szCs w:val="22"/>
              </w:rPr>
              <w:t>Go to Line</w:t>
            </w:r>
          </w:p>
        </w:tc>
        <w:tc>
          <w:tcPr>
            <w:tcW w:w="5760" w:type="dxa"/>
            <w:vAlign w:val="center"/>
          </w:tcPr>
          <w:p w:rsidRPr="00F67639" w:rsidR="009467EA" w:rsidP="00F67639" w:rsidRDefault="009467EA" w14:paraId="7A328A57" w14:textId="77777777">
            <w:pPr>
              <w:autoSpaceDE w:val="0"/>
              <w:autoSpaceDN w:val="0"/>
              <w:adjustRightInd w:val="0"/>
              <w:rPr>
                <w:rFonts w:ascii="Sanofi Sans" w:hAnsi="Sanofi Sans" w:cs="PalatinoLinotype-Roman"/>
                <w:sz w:val="22"/>
                <w:szCs w:val="22"/>
              </w:rPr>
            </w:pPr>
            <w:r w:rsidRPr="00F67639">
              <w:rPr>
                <w:rFonts w:ascii="Sanofi Sans" w:hAnsi="Sanofi Sans" w:cs="PalatinoLinotype-Roman"/>
                <w:sz w:val="22"/>
                <w:szCs w:val="22"/>
              </w:rPr>
              <w:t>Control + G</w:t>
            </w:r>
          </w:p>
        </w:tc>
      </w:tr>
      <w:tr w:rsidRPr="00F67639" w:rsidR="009467EA" w:rsidTr="00F67639" w14:paraId="5DE9BA65" w14:textId="77777777">
        <w:trPr>
          <w:trHeight w:val="432"/>
        </w:trPr>
        <w:tc>
          <w:tcPr>
            <w:tcW w:w="3415" w:type="dxa"/>
            <w:vAlign w:val="center"/>
          </w:tcPr>
          <w:p w:rsidRPr="00F67639" w:rsidR="009467EA" w:rsidP="00F67639" w:rsidRDefault="009467EA" w14:paraId="06DE0917" w14:textId="77777777">
            <w:pPr>
              <w:autoSpaceDE w:val="0"/>
              <w:autoSpaceDN w:val="0"/>
              <w:adjustRightInd w:val="0"/>
              <w:rPr>
                <w:rFonts w:ascii="Sanofi Sans" w:hAnsi="Sanofi Sans" w:cs="PalatinoLinotype-Roman"/>
                <w:sz w:val="22"/>
                <w:szCs w:val="22"/>
              </w:rPr>
            </w:pPr>
            <w:r w:rsidRPr="00F67639">
              <w:rPr>
                <w:rFonts w:ascii="Sanofi Sans" w:hAnsi="Sanofi Sans" w:cs="PalatinoLinotype-Roman"/>
                <w:sz w:val="22"/>
                <w:szCs w:val="22"/>
              </w:rPr>
              <w:t>Enlarge Code Type</w:t>
            </w:r>
          </w:p>
        </w:tc>
        <w:tc>
          <w:tcPr>
            <w:tcW w:w="5760" w:type="dxa"/>
            <w:vAlign w:val="center"/>
          </w:tcPr>
          <w:p w:rsidRPr="00F67639" w:rsidR="009467EA" w:rsidP="00F67639" w:rsidRDefault="009467EA" w14:paraId="0F0F6D88" w14:textId="77777777">
            <w:pPr>
              <w:autoSpaceDE w:val="0"/>
              <w:autoSpaceDN w:val="0"/>
              <w:adjustRightInd w:val="0"/>
              <w:rPr>
                <w:rFonts w:ascii="Sanofi Sans" w:hAnsi="Sanofi Sans" w:cs="PalatinoLinotype-Roman"/>
                <w:sz w:val="22"/>
                <w:szCs w:val="22"/>
              </w:rPr>
            </w:pPr>
            <w:r w:rsidRPr="00F67639">
              <w:rPr>
                <w:rFonts w:ascii="Sanofi Sans" w:hAnsi="Sanofi Sans" w:cs="PalatinoLinotype-Roman"/>
                <w:sz w:val="22"/>
                <w:szCs w:val="22"/>
              </w:rPr>
              <w:t>Control + Mouse Scroll</w:t>
            </w:r>
          </w:p>
        </w:tc>
      </w:tr>
      <w:tr w:rsidRPr="00F67639" w:rsidR="009467EA" w:rsidTr="00F67639" w14:paraId="2D3B0110" w14:textId="77777777">
        <w:trPr>
          <w:trHeight w:val="640"/>
        </w:trPr>
        <w:tc>
          <w:tcPr>
            <w:tcW w:w="9175" w:type="dxa"/>
            <w:gridSpan w:val="2"/>
            <w:vAlign w:val="center"/>
          </w:tcPr>
          <w:p w:rsidRPr="00F67639" w:rsidR="009467EA" w:rsidP="00F67639" w:rsidRDefault="009467EA" w14:paraId="6AA0932C" w14:textId="77777777">
            <w:pPr>
              <w:autoSpaceDE w:val="0"/>
              <w:autoSpaceDN w:val="0"/>
              <w:adjustRightInd w:val="0"/>
              <w:rPr>
                <w:rFonts w:ascii="Sanofi Sans" w:hAnsi="Sanofi Sans" w:cs="PalatinoLinotype-Roman"/>
                <w:i/>
                <w:iCs/>
                <w:sz w:val="22"/>
                <w:szCs w:val="22"/>
              </w:rPr>
            </w:pPr>
            <w:r w:rsidRPr="00F67639">
              <w:rPr>
                <w:rFonts w:ascii="Sanofi Sans" w:hAnsi="Sanofi Sans"/>
                <w:i/>
                <w:iCs/>
                <w:sz w:val="22"/>
                <w:szCs w:val="22"/>
              </w:rPr>
              <w:t>If you use a square bracket “[“ when you call a measure, you’ll avoid having to filter through function names that also start with the same letter(s) as your measure name</w:t>
            </w:r>
          </w:p>
        </w:tc>
      </w:tr>
    </w:tbl>
    <w:p w:rsidR="009467EA" w:rsidP="006808EE" w:rsidRDefault="009467EA" w14:paraId="4C52429B" w14:textId="0AD208E8"/>
    <w:p w:rsidR="00AE36EE" w:rsidP="00AE36EE" w:rsidRDefault="00AE36EE" w14:paraId="5CBD1B4F" w14:textId="442665AD">
      <w:pPr>
        <w:rPr>
          <w:rFonts w:ascii="Sanofi Sans" w:hAnsi="Sanofi Sans"/>
          <w:b/>
          <w:bCs/>
        </w:rPr>
      </w:pPr>
      <w:r>
        <w:rPr>
          <w:rFonts w:ascii="Sanofi Sans" w:hAnsi="Sanofi Sans"/>
          <w:b/>
          <w:bCs/>
        </w:rPr>
        <w:t>Best Practices</w:t>
      </w:r>
    </w:p>
    <w:p w:rsidR="009467EA" w:rsidP="006808EE" w:rsidRDefault="009467EA" w14:paraId="36AC6288" w14:textId="0E4CC25E"/>
    <w:tbl>
      <w:tblPr>
        <w:tblStyle w:val="TableGrid"/>
        <w:tblW w:w="0" w:type="auto"/>
        <w:tblLayout w:type="fixed"/>
        <w:tblLook w:val="04A0" w:firstRow="1" w:lastRow="0" w:firstColumn="1" w:lastColumn="0" w:noHBand="0" w:noVBand="1"/>
      </w:tblPr>
      <w:tblGrid>
        <w:gridCol w:w="9175"/>
      </w:tblGrid>
      <w:tr w:rsidRPr="00535FC3" w:rsidR="00045832" w:rsidTr="006776F7" w14:paraId="3E87DB3E" w14:textId="77777777">
        <w:trPr>
          <w:trHeight w:val="341"/>
        </w:trPr>
        <w:tc>
          <w:tcPr>
            <w:tcW w:w="9175" w:type="dxa"/>
            <w:shd w:val="clear" w:color="auto" w:fill="F2F2F2" w:themeFill="background1" w:themeFillShade="F2"/>
            <w:vAlign w:val="center"/>
          </w:tcPr>
          <w:p w:rsidRPr="00535FC3" w:rsidR="00045832" w:rsidP="006776F7" w:rsidRDefault="00045832" w14:paraId="65E9344A" w14:textId="704834CD">
            <w:pPr>
              <w:autoSpaceDE w:val="0"/>
              <w:autoSpaceDN w:val="0"/>
              <w:adjustRightInd w:val="0"/>
              <w:rPr>
                <w:rFonts w:ascii="Sanofi Sans" w:hAnsi="Sanofi Sans" w:cs="PalatinoLinotype-Roman"/>
                <w:b/>
                <w:bCs/>
              </w:rPr>
            </w:pPr>
            <w:r w:rsidRPr="00535FC3">
              <w:rPr>
                <w:rFonts w:ascii="Sanofi Sans" w:hAnsi="Sanofi Sans" w:cs="PalatinoLinotype-Roman"/>
                <w:b/>
                <w:bCs/>
              </w:rPr>
              <w:t xml:space="preserve">Calculated Columns </w:t>
            </w:r>
            <w:r w:rsidRPr="00535FC3" w:rsidR="00EF11FB">
              <w:rPr>
                <w:rFonts w:ascii="Sanofi Sans" w:hAnsi="Sanofi Sans" w:cs="PalatinoLinotype-Roman"/>
                <w:b/>
                <w:bCs/>
              </w:rPr>
              <w:t>vs Measures</w:t>
            </w:r>
          </w:p>
        </w:tc>
      </w:tr>
      <w:tr w:rsidRPr="00535FC3" w:rsidR="00EF11FB" w:rsidTr="006776F7" w14:paraId="4C6F2CDB" w14:textId="77777777">
        <w:trPr>
          <w:trHeight w:val="287"/>
        </w:trPr>
        <w:tc>
          <w:tcPr>
            <w:tcW w:w="9175" w:type="dxa"/>
          </w:tcPr>
          <w:p w:rsidRPr="00535FC3" w:rsidR="00EF11FB" w:rsidP="00EF11FB" w:rsidRDefault="00EF11FB" w14:paraId="278C3299" w14:textId="77777777">
            <w:pPr>
              <w:rPr>
                <w:rFonts w:ascii="Sanofi Sans" w:hAnsi="Sanofi Sans"/>
              </w:rPr>
            </w:pPr>
            <w:r w:rsidRPr="00535FC3">
              <w:rPr>
                <w:rFonts w:ascii="Sanofi Sans" w:hAnsi="Sanofi Sans"/>
              </w:rPr>
              <w:t>-Don’t use a calculated column when a measure will do the trick</w:t>
            </w:r>
          </w:p>
          <w:p w:rsidRPr="00535FC3" w:rsidR="00EF11FB" w:rsidP="000805C5" w:rsidRDefault="00EF11FB" w14:paraId="487DD04D" w14:textId="77777777">
            <w:pPr>
              <w:ind w:left="240" w:firstLine="90"/>
              <w:rPr>
                <w:rFonts w:ascii="Sanofi Sans" w:hAnsi="Sanofi Sans"/>
              </w:rPr>
            </w:pPr>
            <w:r w:rsidRPr="00535FC3">
              <w:rPr>
                <w:rFonts w:ascii="Sanofi Sans" w:hAnsi="Sanofi Sans"/>
              </w:rPr>
              <w:t>•Only use calculated columns to “stamp” static, fixed values to each row in a table</w:t>
            </w:r>
          </w:p>
          <w:p w:rsidRPr="00535FC3" w:rsidR="00EF11FB" w:rsidP="000805C5" w:rsidRDefault="00EF11FB" w14:paraId="1DAD0712" w14:textId="77777777">
            <w:pPr>
              <w:ind w:left="240" w:firstLine="90"/>
              <w:rPr>
                <w:rFonts w:ascii="Sanofi Sans" w:hAnsi="Sanofi Sans"/>
              </w:rPr>
            </w:pPr>
            <w:r w:rsidRPr="00535FC3">
              <w:rPr>
                <w:rFonts w:ascii="Sanofi Sans" w:hAnsi="Sanofi Sans"/>
              </w:rPr>
              <w:t>•Use measures when aggregation is necessary, or to create dynamic values in a report</w:t>
            </w:r>
          </w:p>
          <w:p w:rsidRPr="00535FC3" w:rsidR="00EF11FB" w:rsidP="00EF11FB" w:rsidRDefault="00EF11FB" w14:paraId="11F50300" w14:textId="77777777">
            <w:pPr>
              <w:rPr>
                <w:rFonts w:ascii="Sanofi Sans" w:hAnsi="Sanofi Sans"/>
              </w:rPr>
            </w:pPr>
            <w:r w:rsidRPr="00535FC3">
              <w:rPr>
                <w:rFonts w:ascii="Sanofi Sans" w:hAnsi="Sanofi Sans"/>
              </w:rPr>
              <w:t>-Write measures for even the simplest calculations (</w:t>
            </w:r>
            <w:r w:rsidRPr="00535FC3">
              <w:rPr>
                <w:rFonts w:ascii="Sanofi Sans" w:hAnsi="Sanofi Sans"/>
                <w:i/>
                <w:iCs/>
              </w:rPr>
              <w:t>i.e., Sum of Sales</w:t>
            </w:r>
            <w:r w:rsidRPr="00535FC3">
              <w:rPr>
                <w:rFonts w:ascii="Sanofi Sans" w:hAnsi="Sanofi Sans"/>
              </w:rPr>
              <w:t xml:space="preserve">) </w:t>
            </w:r>
          </w:p>
          <w:p w:rsidRPr="00535FC3" w:rsidR="00EF11FB" w:rsidP="000805C5" w:rsidRDefault="00EF11FB" w14:paraId="7F80D915" w14:textId="1C1270A4">
            <w:pPr>
              <w:ind w:left="330"/>
              <w:rPr>
                <w:rFonts w:ascii="Sanofi Sans" w:hAnsi="Sanofi Sans"/>
              </w:rPr>
            </w:pPr>
            <w:r w:rsidRPr="00535FC3">
              <w:rPr>
                <w:rFonts w:ascii="Sanofi Sans" w:hAnsi="Sanofi Sans"/>
              </w:rPr>
              <w:t>•Once you create a measure it can be used anywhere in the report and as an input to other, more complex calculations (no implicit measures)</w:t>
            </w:r>
          </w:p>
          <w:p w:rsidRPr="00535FC3" w:rsidR="00EF11FB" w:rsidP="00EF11FB" w:rsidRDefault="00EF11FB" w14:paraId="0D1502C7" w14:textId="77777777">
            <w:pPr>
              <w:rPr>
                <w:rFonts w:ascii="Sanofi Sans" w:hAnsi="Sanofi Sans"/>
              </w:rPr>
            </w:pPr>
            <w:r w:rsidRPr="00535FC3">
              <w:rPr>
                <w:rFonts w:ascii="Sanofi Sans" w:hAnsi="Sanofi Sans"/>
              </w:rPr>
              <w:t xml:space="preserve">-Break measures down into simple, component parts </w:t>
            </w:r>
          </w:p>
          <w:p w:rsidRPr="00535FC3" w:rsidR="00EF11FB" w:rsidP="000805C5" w:rsidRDefault="00EF11FB" w14:paraId="7A18416A" w14:textId="77777777">
            <w:pPr>
              <w:ind w:left="330"/>
              <w:rPr>
                <w:rFonts w:ascii="Sanofi Sans" w:hAnsi="Sanofi Sans"/>
              </w:rPr>
            </w:pPr>
            <w:r w:rsidRPr="00535FC3">
              <w:rPr>
                <w:rFonts w:ascii="Sanofi Sans" w:hAnsi="Sanofi Sans"/>
              </w:rPr>
              <w:t>•DAX is a difficult language to master; focus on practicing and understanding simple components at first, then assemble them into more advanced formulas</w:t>
            </w:r>
          </w:p>
          <w:p w:rsidRPr="00535FC3" w:rsidR="00EF11FB" w:rsidP="00EF11FB" w:rsidRDefault="00EF11FB" w14:paraId="0F927765" w14:textId="77777777">
            <w:pPr>
              <w:rPr>
                <w:rFonts w:ascii="Sanofi Sans" w:hAnsi="Sanofi Sans"/>
              </w:rPr>
            </w:pPr>
            <w:r w:rsidRPr="00535FC3">
              <w:rPr>
                <w:rFonts w:ascii="Sanofi Sans" w:hAnsi="Sanofi Sans"/>
              </w:rPr>
              <w:t xml:space="preserve">-Reference columns with the table name, and measures alone </w:t>
            </w:r>
          </w:p>
          <w:p w:rsidRPr="00535FC3" w:rsidR="00EF11FB" w:rsidP="000805C5" w:rsidRDefault="00EF11FB" w14:paraId="037C239F" w14:textId="00FB2926">
            <w:pPr>
              <w:autoSpaceDE w:val="0"/>
              <w:autoSpaceDN w:val="0"/>
              <w:adjustRightInd w:val="0"/>
              <w:ind w:left="330"/>
              <w:rPr>
                <w:rFonts w:ascii="Sanofi Sans" w:hAnsi="Sanofi Sans" w:cs="PalatinoLinotype-Roman"/>
              </w:rPr>
            </w:pPr>
            <w:r w:rsidRPr="00535FC3">
              <w:rPr>
                <w:rFonts w:ascii="Sanofi Sans" w:hAnsi="Sanofi Sans"/>
              </w:rPr>
              <w:t>•Using “fully qualified” column references (preceded by the table name) helps make formulas more readable and intuitive, and differentiates them from measure references</w:t>
            </w:r>
          </w:p>
        </w:tc>
      </w:tr>
    </w:tbl>
    <w:p w:rsidR="009467EA" w:rsidP="006808EE" w:rsidRDefault="009467EA" w14:paraId="31C94426" w14:textId="6D7A9D2D"/>
    <w:tbl>
      <w:tblPr>
        <w:tblStyle w:val="TableGrid"/>
        <w:tblW w:w="0" w:type="auto"/>
        <w:tblLayout w:type="fixed"/>
        <w:tblLook w:val="04A0" w:firstRow="1" w:lastRow="0" w:firstColumn="1" w:lastColumn="0" w:noHBand="0" w:noVBand="1"/>
      </w:tblPr>
      <w:tblGrid>
        <w:gridCol w:w="9175"/>
      </w:tblGrid>
      <w:tr w:rsidRPr="00535FC3" w:rsidR="00BE51FA" w:rsidTr="03D6A9F2" w14:paraId="16AC4614" w14:textId="77777777">
        <w:trPr>
          <w:trHeight w:val="341"/>
        </w:trPr>
        <w:tc>
          <w:tcPr>
            <w:tcW w:w="9175" w:type="dxa"/>
            <w:shd w:val="clear" w:color="auto" w:fill="F2F2F2" w:themeFill="background1" w:themeFillShade="F2"/>
            <w:tcMar/>
            <w:vAlign w:val="center"/>
          </w:tcPr>
          <w:p w:rsidRPr="00535FC3" w:rsidR="00BE51FA" w:rsidP="006776F7" w:rsidRDefault="00BE51FA" w14:paraId="7D6B4112" w14:textId="6D7764FF">
            <w:pPr>
              <w:autoSpaceDE w:val="0"/>
              <w:autoSpaceDN w:val="0"/>
              <w:adjustRightInd w:val="0"/>
              <w:rPr>
                <w:rFonts w:ascii="Sanofi Sans" w:hAnsi="Sanofi Sans" w:cs="PalatinoLinotype-Roman"/>
                <w:b/>
                <w:bCs/>
              </w:rPr>
            </w:pPr>
            <w:r w:rsidRPr="00535FC3">
              <w:rPr>
                <w:rFonts w:ascii="Sanofi Sans" w:hAnsi="Sanofi Sans" w:cs="PalatinoLinotype-Roman"/>
                <w:b/>
                <w:bCs/>
              </w:rPr>
              <w:t>Formatting</w:t>
            </w:r>
            <w:r w:rsidRPr="00535FC3" w:rsidR="0023013B">
              <w:rPr>
                <w:rFonts w:ascii="Sanofi Sans" w:hAnsi="Sanofi Sans" w:cs="PalatinoLinotype-Roman"/>
                <w:b/>
                <w:bCs/>
              </w:rPr>
              <w:t xml:space="preserve"> and Commenting code</w:t>
            </w:r>
          </w:p>
        </w:tc>
      </w:tr>
      <w:tr w:rsidRPr="00535FC3" w:rsidR="00BE51FA" w:rsidTr="03D6A9F2" w14:paraId="65BDD914" w14:textId="77777777">
        <w:trPr>
          <w:trHeight w:val="287"/>
        </w:trPr>
        <w:tc>
          <w:tcPr>
            <w:tcW w:w="9175" w:type="dxa"/>
            <w:tcMar/>
          </w:tcPr>
          <w:p w:rsidR="00BE51FA" w:rsidP="001E5E7D" w:rsidRDefault="00BE51FA" w14:paraId="222D30B0" w14:textId="77777777">
            <w:pPr>
              <w:rPr>
                <w:rFonts w:ascii="Sanofi Sans" w:hAnsi="Sanofi Sans"/>
              </w:rPr>
            </w:pPr>
            <w:r w:rsidRPr="00535FC3">
              <w:rPr>
                <w:rFonts w:ascii="Sanofi Sans" w:hAnsi="Sanofi Sans"/>
              </w:rPr>
              <w:t xml:space="preserve">-Formatting is key for </w:t>
            </w:r>
            <w:r w:rsidRPr="00535FC3" w:rsidR="00A0776F">
              <w:rPr>
                <w:rFonts w:ascii="Sanofi Sans" w:hAnsi="Sanofi Sans"/>
              </w:rPr>
              <w:t>readability. Use Shift+Enter to split out and indent each component of your DAX formulas to make them more human readable</w:t>
            </w:r>
            <w:r w:rsidR="00701B73">
              <w:rPr>
                <w:rFonts w:ascii="Sanofi Sans" w:hAnsi="Sanofi Sans"/>
              </w:rPr>
              <w:t>.</w:t>
            </w:r>
          </w:p>
          <w:p w:rsidRPr="00701B73" w:rsidR="00701B73" w:rsidP="00701B73" w:rsidRDefault="008442F1" w14:paraId="0F7EB6AF" w14:textId="05E7E1F9">
            <w:pPr>
              <w:rPr>
                <w:rFonts w:ascii="Sanofi Sans" w:hAnsi="Sanofi Sans"/>
              </w:rPr>
            </w:pPr>
            <w:r>
              <w:rPr>
                <w:rFonts w:ascii="Sanofi Sans" w:hAnsi="Sanofi Sans"/>
              </w:rPr>
              <w:t>-</w:t>
            </w:r>
            <w:r w:rsidRPr="00701B73" w:rsidR="00701B73">
              <w:rPr>
                <w:rFonts w:ascii="Sanofi Sans" w:hAnsi="Sanofi Sans"/>
              </w:rPr>
              <w:t>While there is no official set of rules for formatting your</w:t>
            </w:r>
            <w:r>
              <w:rPr>
                <w:rFonts w:ascii="Sanofi Sans" w:hAnsi="Sanofi Sans"/>
              </w:rPr>
              <w:t xml:space="preserve"> </w:t>
            </w:r>
            <w:r w:rsidRPr="00701B73" w:rsidR="00701B73">
              <w:rPr>
                <w:rFonts w:ascii="Sanofi Sans" w:hAnsi="Sanofi Sans"/>
              </w:rPr>
              <w:t>DAX code, following some good formatting guidelines is essential if you want to make</w:t>
            </w:r>
            <w:r>
              <w:rPr>
                <w:rFonts w:ascii="Sanofi Sans" w:hAnsi="Sanofi Sans"/>
              </w:rPr>
              <w:t xml:space="preserve"> </w:t>
            </w:r>
            <w:r w:rsidRPr="00701B73" w:rsidR="00701B73">
              <w:rPr>
                <w:rFonts w:ascii="Sanofi Sans" w:hAnsi="Sanofi Sans"/>
              </w:rPr>
              <w:t>DAX easier to work with. Not only is poorly formatted DAX code difficult to read, but it is</w:t>
            </w:r>
            <w:r w:rsidR="00977D55">
              <w:rPr>
                <w:rFonts w:ascii="Sanofi Sans" w:hAnsi="Sanofi Sans"/>
              </w:rPr>
              <w:t xml:space="preserve"> </w:t>
            </w:r>
            <w:r w:rsidRPr="00701B73" w:rsidR="00701B73">
              <w:rPr>
                <w:rFonts w:ascii="Sanofi Sans" w:hAnsi="Sanofi Sans"/>
              </w:rPr>
              <w:t>almost impossible to interpret. In addition, well-formatted DAX code is much easier to</w:t>
            </w:r>
          </w:p>
          <w:p w:rsidRPr="00701B73" w:rsidR="00701B73" w:rsidP="00701B73" w:rsidRDefault="00701B73" w14:paraId="0B331EC2" w14:textId="77777777">
            <w:pPr>
              <w:rPr>
                <w:rFonts w:ascii="Sanofi Sans" w:hAnsi="Sanofi Sans"/>
              </w:rPr>
            </w:pPr>
            <w:r w:rsidRPr="00701B73">
              <w:rPr>
                <w:rFonts w:ascii="Sanofi Sans" w:hAnsi="Sanofi Sans"/>
              </w:rPr>
              <w:t>debug when things don't work as expected.</w:t>
            </w:r>
          </w:p>
          <w:p w:rsidR="00701B73" w:rsidP="00977D55" w:rsidRDefault="00977D55" w14:paraId="4E146EC6" w14:textId="77777777">
            <w:pPr>
              <w:rPr>
                <w:rFonts w:ascii="Sanofi Sans" w:hAnsi="Sanofi Sans"/>
              </w:rPr>
            </w:pPr>
            <w:r>
              <w:rPr>
                <w:rFonts w:ascii="Sanofi Sans" w:hAnsi="Sanofi Sans"/>
              </w:rPr>
              <w:t>-</w:t>
            </w:r>
            <w:r w:rsidRPr="00701B73" w:rsidR="00701B73">
              <w:rPr>
                <w:rFonts w:ascii="Sanofi Sans" w:hAnsi="Sanofi Sans"/>
              </w:rPr>
              <w:t>Since it is a functional language, a DAX expression will consist of a call to a DAX function,</w:t>
            </w:r>
            <w:r>
              <w:rPr>
                <w:rFonts w:ascii="Sanofi Sans" w:hAnsi="Sanofi Sans"/>
              </w:rPr>
              <w:t xml:space="preserve"> </w:t>
            </w:r>
            <w:r w:rsidRPr="00701B73" w:rsidR="00701B73">
              <w:rPr>
                <w:rFonts w:ascii="Sanofi Sans" w:hAnsi="Sanofi Sans"/>
              </w:rPr>
              <w:t>along with some parameters. These parameters can be static arguments, or they can be calls</w:t>
            </w:r>
            <w:r>
              <w:rPr>
                <w:rFonts w:ascii="Sanofi Sans" w:hAnsi="Sanofi Sans"/>
              </w:rPr>
              <w:t xml:space="preserve"> </w:t>
            </w:r>
            <w:r w:rsidRPr="00701B73" w:rsidR="00701B73">
              <w:rPr>
                <w:rFonts w:ascii="Sanofi Sans" w:hAnsi="Sanofi Sans"/>
              </w:rPr>
              <w:t>to other DAX functions. All but the simplest DAX expressions will consist of nested</w:t>
            </w:r>
            <w:r>
              <w:rPr>
                <w:rFonts w:ascii="Sanofi Sans" w:hAnsi="Sanofi Sans"/>
              </w:rPr>
              <w:t xml:space="preserve"> </w:t>
            </w:r>
            <w:r w:rsidRPr="00701B73" w:rsidR="00701B73">
              <w:rPr>
                <w:rFonts w:ascii="Sanofi Sans" w:hAnsi="Sanofi Sans"/>
              </w:rPr>
              <w:t>functions calls, often many layers deep.</w:t>
            </w:r>
          </w:p>
          <w:p w:rsidR="008E674B" w:rsidP="00977D55" w:rsidRDefault="008E674B" w14:paraId="423E5C56" w14:textId="77777777">
            <w:pPr>
              <w:rPr>
                <w:rFonts w:ascii="Sanofi Sans" w:hAnsi="Sanofi Sans"/>
              </w:rPr>
            </w:pPr>
          </w:p>
          <w:p w:rsidR="008E674B" w:rsidP="008E674B" w:rsidRDefault="008E674B" w14:paraId="502F2254" w14:textId="521A4D50">
            <w:pPr>
              <w:rPr>
                <w:rFonts w:ascii="Sanofi Sans" w:hAnsi="Sanofi Sans"/>
              </w:rPr>
            </w:pPr>
            <w:r w:rsidRPr="008E674B">
              <w:rPr>
                <w:rFonts w:ascii="Sanofi Sans" w:hAnsi="Sanofi Sans"/>
              </w:rPr>
              <w:t>The following example shows a relatively simple DAX expression that creates a measure to</w:t>
            </w:r>
            <w:r>
              <w:rPr>
                <w:rFonts w:ascii="Sanofi Sans" w:hAnsi="Sanofi Sans"/>
              </w:rPr>
              <w:t xml:space="preserve"> </w:t>
            </w:r>
            <w:r w:rsidRPr="008E674B">
              <w:rPr>
                <w:rFonts w:ascii="Sanofi Sans" w:hAnsi="Sanofi Sans"/>
              </w:rPr>
              <w:t>calculate the month-over-month percentage change in sales amount:</w:t>
            </w:r>
          </w:p>
          <w:p w:rsidRPr="008E674B" w:rsidR="002F39BA" w:rsidP="008E674B" w:rsidRDefault="002F39BA" w14:paraId="5614CB08" w14:textId="77777777">
            <w:pPr>
              <w:rPr>
                <w:rFonts w:ascii="Sanofi Sans" w:hAnsi="Sanofi Sans"/>
              </w:rPr>
            </w:pPr>
          </w:p>
          <w:p w:rsidR="003F53B3" w:rsidP="008E674B" w:rsidRDefault="00B76596" w14:paraId="142CA03E" w14:textId="2B35A46E">
            <w:pPr>
              <w:rPr>
                <w:rFonts w:ascii="Sanofi Sans" w:hAnsi="Sanofi Sans"/>
              </w:rPr>
            </w:pPr>
            <w:r w:rsidRPr="00B76596">
              <w:rPr>
                <w:rFonts w:ascii="Sanofi Sans" w:hAnsi="Sanofi Sans"/>
                <w:noProof/>
              </w:rPr>
              <w:drawing>
                <wp:inline distT="0" distB="0" distL="0" distR="0" wp14:anchorId="321B7C7F" wp14:editId="19995A9B">
                  <wp:extent cx="5686425" cy="8286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86425" cy="828675"/>
                          </a:xfrm>
                          <a:prstGeom prst="rect">
                            <a:avLst/>
                          </a:prstGeom>
                          <a:noFill/>
                          <a:ln>
                            <a:noFill/>
                          </a:ln>
                        </pic:spPr>
                      </pic:pic>
                    </a:graphicData>
                  </a:graphic>
                </wp:inline>
              </w:drawing>
            </w:r>
          </w:p>
          <w:p w:rsidRPr="008E674B" w:rsidR="00B76596" w:rsidP="008E674B" w:rsidRDefault="00B76596" w14:paraId="7406FF15" w14:textId="77777777">
            <w:pPr>
              <w:rPr>
                <w:rFonts w:ascii="Sanofi Sans" w:hAnsi="Sanofi Sans"/>
              </w:rPr>
            </w:pPr>
          </w:p>
          <w:p w:rsidRPr="00726C8C" w:rsidR="008E674B" w:rsidP="008E674B" w:rsidRDefault="008E674B" w14:paraId="374AE2B5" w14:textId="620A859D">
            <w:pPr>
              <w:rPr>
                <w:rFonts w:ascii="Sanofi Sans" w:hAnsi="Sanofi Sans"/>
                <w:sz w:val="22"/>
                <w:szCs w:val="22"/>
              </w:rPr>
            </w:pPr>
            <w:r w:rsidRPr="00726C8C">
              <w:rPr>
                <w:rFonts w:ascii="Sanofi Sans" w:hAnsi="Sanofi Sans"/>
                <w:sz w:val="22"/>
                <w:szCs w:val="22"/>
              </w:rPr>
              <w:t>Even with a simple measure like this, with no formatting, the DAX code is difficult to read</w:t>
            </w:r>
            <w:r w:rsidRPr="00726C8C" w:rsidR="003F53B3">
              <w:rPr>
                <w:rFonts w:ascii="Sanofi Sans" w:hAnsi="Sanofi Sans"/>
                <w:sz w:val="22"/>
                <w:szCs w:val="22"/>
              </w:rPr>
              <w:t xml:space="preserve"> </w:t>
            </w:r>
            <w:r w:rsidRPr="00726C8C">
              <w:rPr>
                <w:rFonts w:ascii="Sanofi Sans" w:hAnsi="Sanofi Sans"/>
                <w:sz w:val="22"/>
                <w:szCs w:val="22"/>
              </w:rPr>
              <w:t>and understand.</w:t>
            </w:r>
          </w:p>
          <w:p w:rsidRPr="00726C8C" w:rsidR="008E674B" w:rsidP="008E674B" w:rsidRDefault="008E674B" w14:paraId="36DD300F" w14:textId="603795A2">
            <w:pPr>
              <w:rPr>
                <w:rFonts w:ascii="Sanofi Sans" w:hAnsi="Sanofi Sans"/>
                <w:sz w:val="22"/>
                <w:szCs w:val="22"/>
              </w:rPr>
            </w:pPr>
            <w:r w:rsidRPr="00726C8C">
              <w:rPr>
                <w:rFonts w:ascii="Sanofi Sans" w:hAnsi="Sanofi Sans"/>
                <w:sz w:val="22"/>
                <w:szCs w:val="22"/>
              </w:rPr>
              <w:t>The following example is the same measure, but this time it is formatted and also makes</w:t>
            </w:r>
            <w:r w:rsidRPr="00726C8C" w:rsidR="002F39BA">
              <w:rPr>
                <w:rFonts w:ascii="Sanofi Sans" w:hAnsi="Sanofi Sans"/>
                <w:sz w:val="22"/>
                <w:szCs w:val="22"/>
              </w:rPr>
              <w:t xml:space="preserve"> </w:t>
            </w:r>
            <w:r w:rsidRPr="00726C8C">
              <w:rPr>
                <w:rFonts w:ascii="Sanofi Sans" w:hAnsi="Sanofi Sans"/>
                <w:sz w:val="22"/>
                <w:szCs w:val="22"/>
              </w:rPr>
              <w:t>uses of a variable to store the value of the previous month's sales amount:</w:t>
            </w:r>
          </w:p>
          <w:p w:rsidR="002F39BA" w:rsidP="008E674B" w:rsidRDefault="002F39BA" w14:paraId="3D281105" w14:textId="77777777">
            <w:pPr>
              <w:rPr>
                <w:rFonts w:ascii="Sanofi Sans" w:hAnsi="Sanofi Sans"/>
              </w:rPr>
            </w:pPr>
          </w:p>
          <w:p w:rsidRPr="002F39BA" w:rsidR="002F39BA" w:rsidP="008E674B" w:rsidRDefault="00063D33" w14:paraId="0C04D9D2" w14:textId="3AC04EE7">
            <w:pPr>
              <w:rPr>
                <w:rFonts w:ascii="Consolas" w:hAnsi="Consolas"/>
                <w:sz w:val="22"/>
                <w:szCs w:val="22"/>
              </w:rPr>
            </w:pPr>
            <w:r w:rsidRPr="00063D33">
              <w:rPr>
                <w:rFonts w:ascii="Consolas" w:hAnsi="Consolas"/>
                <w:noProof/>
                <w:sz w:val="22"/>
                <w:szCs w:val="22"/>
              </w:rPr>
              <w:drawing>
                <wp:inline distT="0" distB="0" distL="0" distR="0" wp14:anchorId="3029F546" wp14:editId="667F3FD2">
                  <wp:extent cx="5686425" cy="23907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86425" cy="2390775"/>
                          </a:xfrm>
                          <a:prstGeom prst="rect">
                            <a:avLst/>
                          </a:prstGeom>
                          <a:noFill/>
                          <a:ln>
                            <a:noFill/>
                          </a:ln>
                        </pic:spPr>
                      </pic:pic>
                    </a:graphicData>
                  </a:graphic>
                </wp:inline>
              </w:drawing>
            </w:r>
          </w:p>
          <w:p w:rsidRPr="00726C8C" w:rsidR="008E674B" w:rsidP="008E674B" w:rsidRDefault="008E674B" w14:paraId="3FA431CE" w14:textId="797CA65C">
            <w:pPr>
              <w:rPr>
                <w:rFonts w:ascii="Sanofi Sans" w:hAnsi="Sanofi Sans"/>
                <w:sz w:val="22"/>
                <w:szCs w:val="22"/>
              </w:rPr>
            </w:pPr>
            <w:r w:rsidRPr="00726C8C">
              <w:rPr>
                <w:rFonts w:ascii="Sanofi Sans" w:hAnsi="Sanofi Sans"/>
                <w:sz w:val="22"/>
                <w:szCs w:val="22"/>
              </w:rPr>
              <w:t>Now, it is easier to understand what the measure is doing. This can be broken down as</w:t>
            </w:r>
            <w:r w:rsidRPr="00726C8C" w:rsidR="00726C8C">
              <w:rPr>
                <w:rFonts w:ascii="Sanofi Sans" w:hAnsi="Sanofi Sans"/>
                <w:sz w:val="22"/>
                <w:szCs w:val="22"/>
              </w:rPr>
              <w:t xml:space="preserve"> </w:t>
            </w:r>
            <w:r w:rsidRPr="00726C8C">
              <w:rPr>
                <w:rFonts w:ascii="Sanofi Sans" w:hAnsi="Sanofi Sans"/>
                <w:sz w:val="22"/>
                <w:szCs w:val="22"/>
              </w:rPr>
              <w:t>follows:</w:t>
            </w:r>
          </w:p>
          <w:p w:rsidRPr="00726C8C" w:rsidR="008E674B" w:rsidP="008E674B" w:rsidRDefault="008E674B" w14:paraId="19177FFC" w14:textId="77777777">
            <w:pPr>
              <w:rPr>
                <w:rFonts w:ascii="Sanofi Sans" w:hAnsi="Sanofi Sans"/>
                <w:sz w:val="22"/>
                <w:szCs w:val="22"/>
              </w:rPr>
            </w:pPr>
            <w:r w:rsidRPr="00726C8C">
              <w:rPr>
                <w:rFonts w:ascii="Sanofi Sans" w:hAnsi="Sanofi Sans"/>
                <w:sz w:val="22"/>
                <w:szCs w:val="22"/>
              </w:rPr>
              <w:t>1. First, it calculates the total sales amount for a previous month's date.</w:t>
            </w:r>
          </w:p>
          <w:p w:rsidRPr="00726C8C" w:rsidR="008E674B" w:rsidP="008E674B" w:rsidRDefault="008E674B" w14:paraId="35959959" w14:textId="77777777">
            <w:pPr>
              <w:rPr>
                <w:rFonts w:ascii="Sanofi Sans" w:hAnsi="Sanofi Sans"/>
                <w:sz w:val="22"/>
                <w:szCs w:val="22"/>
              </w:rPr>
            </w:pPr>
            <w:r w:rsidRPr="00726C8C">
              <w:rPr>
                <w:rFonts w:ascii="Sanofi Sans" w:hAnsi="Sanofi Sans"/>
                <w:sz w:val="22"/>
                <w:szCs w:val="22"/>
              </w:rPr>
              <w:t>2. It stores this value in the varPrevMonth variable.</w:t>
            </w:r>
          </w:p>
          <w:p w:rsidRPr="00726C8C" w:rsidR="008E674B" w:rsidP="008E674B" w:rsidRDefault="008E674B" w14:paraId="4728CB04" w14:textId="77777777">
            <w:pPr>
              <w:rPr>
                <w:rFonts w:ascii="Sanofi Sans" w:hAnsi="Sanofi Sans"/>
                <w:sz w:val="22"/>
                <w:szCs w:val="22"/>
              </w:rPr>
            </w:pPr>
            <w:r w:rsidRPr="00726C8C">
              <w:rPr>
                <w:rFonts w:ascii="Sanofi Sans" w:hAnsi="Sanofi Sans"/>
                <w:sz w:val="22"/>
                <w:szCs w:val="22"/>
              </w:rPr>
              <w:t>3. Then, it takes a value of varPrevMonth away from the total sales amount for the</w:t>
            </w:r>
          </w:p>
          <w:p w:rsidRPr="00726C8C" w:rsidR="008E674B" w:rsidP="008E674B" w:rsidRDefault="008E674B" w14:paraId="03013093" w14:textId="77777777">
            <w:pPr>
              <w:rPr>
                <w:rFonts w:ascii="Sanofi Sans" w:hAnsi="Sanofi Sans"/>
                <w:sz w:val="22"/>
                <w:szCs w:val="22"/>
              </w:rPr>
            </w:pPr>
            <w:r w:rsidRPr="00726C8C">
              <w:rPr>
                <w:rFonts w:ascii="Sanofi Sans" w:hAnsi="Sanofi Sans"/>
                <w:sz w:val="22"/>
                <w:szCs w:val="22"/>
              </w:rPr>
              <w:t>current date.</w:t>
            </w:r>
          </w:p>
          <w:p w:rsidRPr="00726C8C" w:rsidR="008E674B" w:rsidP="008E674B" w:rsidRDefault="008E674B" w14:paraId="5FB11BE4" w14:textId="77777777">
            <w:pPr>
              <w:rPr>
                <w:rFonts w:ascii="Sanofi Sans" w:hAnsi="Sanofi Sans"/>
                <w:sz w:val="22"/>
                <w:szCs w:val="22"/>
              </w:rPr>
            </w:pPr>
            <w:r w:rsidRPr="00726C8C">
              <w:rPr>
                <w:rFonts w:ascii="Sanofi Sans" w:hAnsi="Sanofi Sans"/>
                <w:sz w:val="22"/>
                <w:szCs w:val="22"/>
              </w:rPr>
              <w:t>4. Finally, it divides the value from the previous step by the value of</w:t>
            </w:r>
          </w:p>
          <w:p w:rsidR="008E674B" w:rsidP="00977D55" w:rsidRDefault="008E674B" w14:paraId="17C00D4A" w14:textId="00856D2F">
            <w:pPr>
              <w:rPr>
                <w:rFonts w:ascii="Sanofi Sans" w:hAnsi="Sanofi Sans"/>
              </w:rPr>
            </w:pPr>
            <w:r w:rsidRPr="00726C8C">
              <w:rPr>
                <w:rFonts w:ascii="Sanofi Sans" w:hAnsi="Sanofi Sans"/>
                <w:sz w:val="22"/>
                <w:szCs w:val="22"/>
              </w:rPr>
              <w:t>varPrevMonth.</w:t>
            </w:r>
          </w:p>
          <w:p w:rsidR="008E674B" w:rsidP="00977D55" w:rsidRDefault="008E674B" w14:paraId="71B2861A" w14:textId="77777777">
            <w:pPr>
              <w:rPr>
                <w:rFonts w:ascii="Sanofi Sans" w:hAnsi="Sanofi Sans"/>
              </w:rPr>
            </w:pPr>
          </w:p>
          <w:p w:rsidRPr="00E41438" w:rsidR="00E41438" w:rsidP="00E41438" w:rsidRDefault="00E41438" w14:paraId="39CEAEC3" w14:textId="595750F7">
            <w:pPr>
              <w:rPr>
                <w:rFonts w:ascii="Sanofi Sans" w:hAnsi="Sanofi Sans"/>
              </w:rPr>
            </w:pPr>
            <w:r w:rsidRPr="00E41438">
              <w:rPr>
                <w:rFonts w:ascii="Sanofi Sans" w:hAnsi="Sanofi Sans"/>
              </w:rPr>
              <w:t>The following are a basic set of formatting rules that you should follow to make your DAX</w:t>
            </w:r>
            <w:r>
              <w:rPr>
                <w:rFonts w:ascii="Sanofi Sans" w:hAnsi="Sanofi Sans"/>
              </w:rPr>
              <w:t xml:space="preserve"> </w:t>
            </w:r>
            <w:r w:rsidRPr="00E41438">
              <w:rPr>
                <w:rFonts w:ascii="Sanofi Sans" w:hAnsi="Sanofi Sans"/>
              </w:rPr>
              <w:t>code easier to read:</w:t>
            </w:r>
          </w:p>
          <w:p w:rsidRPr="00E41438" w:rsidR="00E41438" w:rsidP="00E41438" w:rsidRDefault="00E41438" w14:paraId="49133712" w14:textId="05C9F477">
            <w:pPr>
              <w:rPr>
                <w:rFonts w:ascii="Sanofi Sans" w:hAnsi="Sanofi Sans"/>
              </w:rPr>
            </w:pPr>
            <w:r>
              <w:rPr>
                <w:rFonts w:ascii="Sanofi Sans" w:hAnsi="Sanofi Sans"/>
              </w:rPr>
              <w:t>-</w:t>
            </w:r>
            <w:r w:rsidRPr="00E41438">
              <w:rPr>
                <w:rFonts w:ascii="Sanofi Sans" w:hAnsi="Sanofi Sans"/>
              </w:rPr>
              <w:t>Always place a new function call on a new line.</w:t>
            </w:r>
          </w:p>
          <w:p w:rsidRPr="00E41438" w:rsidR="00E41438" w:rsidP="00E41438" w:rsidRDefault="00E41438" w14:paraId="01348B47" w14:textId="2FB43FD0">
            <w:pPr>
              <w:rPr>
                <w:rFonts w:ascii="Sanofi Sans" w:hAnsi="Sanofi Sans"/>
              </w:rPr>
            </w:pPr>
            <w:r>
              <w:rPr>
                <w:rFonts w:ascii="Sanofi Sans" w:hAnsi="Sanofi Sans"/>
              </w:rPr>
              <w:t>-</w:t>
            </w:r>
            <w:r w:rsidRPr="00E41438">
              <w:rPr>
                <w:rFonts w:ascii="Sanofi Sans" w:hAnsi="Sanofi Sans"/>
              </w:rPr>
              <w:t>Place the first bracket for a function call on the same line as the function.</w:t>
            </w:r>
          </w:p>
          <w:p w:rsidRPr="00E41438" w:rsidR="00E41438" w:rsidP="00E41438" w:rsidRDefault="00E41438" w14:paraId="57CFDF2F" w14:textId="3100EC73">
            <w:pPr>
              <w:rPr>
                <w:rFonts w:ascii="Sanofi Sans" w:hAnsi="Sanofi Sans"/>
              </w:rPr>
            </w:pPr>
            <w:r>
              <w:rPr>
                <w:rFonts w:ascii="Sanofi Sans" w:hAnsi="Sanofi Sans"/>
              </w:rPr>
              <w:t>-</w:t>
            </w:r>
            <w:r w:rsidRPr="00E41438">
              <w:rPr>
                <w:rFonts w:ascii="Sanofi Sans" w:hAnsi="Sanofi Sans"/>
              </w:rPr>
              <w:t>If a function only has one argument, then place that on the same line as the</w:t>
            </w:r>
          </w:p>
          <w:p w:rsidRPr="00E41438" w:rsidR="00E41438" w:rsidP="00E41438" w:rsidRDefault="00E41438" w14:paraId="5CB1F759" w14:textId="77777777">
            <w:pPr>
              <w:rPr>
                <w:rFonts w:ascii="Sanofi Sans" w:hAnsi="Sanofi Sans"/>
              </w:rPr>
            </w:pPr>
            <w:r w:rsidRPr="00E41438">
              <w:rPr>
                <w:rFonts w:ascii="Sanofi Sans" w:hAnsi="Sanofi Sans"/>
              </w:rPr>
              <w:t>function call.</w:t>
            </w:r>
          </w:p>
          <w:p w:rsidRPr="00E41438" w:rsidR="00E41438" w:rsidP="00E41438" w:rsidRDefault="00E41438" w14:paraId="326AFE81" w14:textId="0B7BC21C">
            <w:pPr>
              <w:rPr>
                <w:rFonts w:ascii="Sanofi Sans" w:hAnsi="Sanofi Sans"/>
              </w:rPr>
            </w:pPr>
            <w:r>
              <w:rPr>
                <w:rFonts w:ascii="Sanofi Sans" w:hAnsi="Sanofi Sans"/>
              </w:rPr>
              <w:t>-</w:t>
            </w:r>
            <w:r w:rsidRPr="00E41438">
              <w:rPr>
                <w:rFonts w:ascii="Sanofi Sans" w:hAnsi="Sanofi Sans"/>
              </w:rPr>
              <w:t>If a function has more than one argument, then place each argument on a new</w:t>
            </w:r>
          </w:p>
          <w:p w:rsidRPr="00E41438" w:rsidR="00E41438" w:rsidP="00E41438" w:rsidRDefault="00E41438" w14:paraId="4DB2674A" w14:textId="77777777">
            <w:pPr>
              <w:rPr>
                <w:rFonts w:ascii="Sanofi Sans" w:hAnsi="Sanofi Sans"/>
              </w:rPr>
            </w:pPr>
            <w:r w:rsidRPr="00E41438">
              <w:rPr>
                <w:rFonts w:ascii="Sanofi Sans" w:hAnsi="Sanofi Sans"/>
              </w:rPr>
              <w:t>line.</w:t>
            </w:r>
          </w:p>
          <w:p w:rsidRPr="00E41438" w:rsidR="00E41438" w:rsidP="00E41438" w:rsidRDefault="00E41438" w14:paraId="50316636" w14:textId="25D266D8">
            <w:pPr>
              <w:rPr>
                <w:rFonts w:ascii="Sanofi Sans" w:hAnsi="Sanofi Sans"/>
              </w:rPr>
            </w:pPr>
            <w:r>
              <w:rPr>
                <w:rFonts w:ascii="Sanofi Sans" w:hAnsi="Sanofi Sans"/>
              </w:rPr>
              <w:t>-</w:t>
            </w:r>
            <w:r w:rsidRPr="00E41438">
              <w:rPr>
                <w:rFonts w:ascii="Sanofi Sans" w:hAnsi="Sanofi Sans"/>
              </w:rPr>
              <w:t>If an argument is on a new line, indent four spaces from the function call.</w:t>
            </w:r>
          </w:p>
          <w:p w:rsidRPr="00E41438" w:rsidR="00E41438" w:rsidP="00E41438" w:rsidRDefault="00E41438" w14:paraId="122B07C7" w14:textId="13C02890">
            <w:pPr>
              <w:rPr>
                <w:rFonts w:ascii="Sanofi Sans" w:hAnsi="Sanofi Sans"/>
              </w:rPr>
            </w:pPr>
            <w:r>
              <w:rPr>
                <w:rFonts w:ascii="Sanofi Sans" w:hAnsi="Sanofi Sans"/>
              </w:rPr>
              <w:t>-</w:t>
            </w:r>
            <w:r w:rsidRPr="00E41438">
              <w:rPr>
                <w:rFonts w:ascii="Sanofi Sans" w:hAnsi="Sanofi Sans"/>
              </w:rPr>
              <w:t>The closing bracket for a function call should be lined up with the function call,</w:t>
            </w:r>
          </w:p>
          <w:p w:rsidRPr="00E41438" w:rsidR="00E41438" w:rsidP="00E41438" w:rsidRDefault="00E41438" w14:paraId="17D60ED3" w14:textId="77777777">
            <w:pPr>
              <w:rPr>
                <w:rFonts w:ascii="Sanofi Sans" w:hAnsi="Sanofi Sans"/>
              </w:rPr>
            </w:pPr>
            <w:r w:rsidRPr="00E41438">
              <w:rPr>
                <w:rFonts w:ascii="Sanofi Sans" w:hAnsi="Sanofi Sans"/>
              </w:rPr>
              <w:t>and not indented.</w:t>
            </w:r>
          </w:p>
          <w:p w:rsidRPr="00E41438" w:rsidR="00E41438" w:rsidP="00E41438" w:rsidRDefault="00E41438" w14:paraId="0A036A9B" w14:textId="4DE0E9B7">
            <w:pPr>
              <w:rPr>
                <w:rFonts w:ascii="Sanofi Sans" w:hAnsi="Sanofi Sans"/>
              </w:rPr>
            </w:pPr>
            <w:r>
              <w:rPr>
                <w:rFonts w:ascii="Sanofi Sans" w:hAnsi="Sanofi Sans"/>
              </w:rPr>
              <w:t>-</w:t>
            </w:r>
            <w:r w:rsidRPr="00E41438">
              <w:rPr>
                <w:rFonts w:ascii="Sanofi Sans" w:hAnsi="Sanofi Sans"/>
              </w:rPr>
              <w:t>Keep commas separating arguments on the same line as the previous argument.</w:t>
            </w:r>
          </w:p>
          <w:p w:rsidRPr="00E41438" w:rsidR="00E41438" w:rsidP="00E41438" w:rsidRDefault="00E41438" w14:paraId="401D6765" w14:textId="70498F92">
            <w:pPr>
              <w:rPr>
                <w:rFonts w:ascii="Sanofi Sans" w:hAnsi="Sanofi Sans"/>
              </w:rPr>
            </w:pPr>
            <w:r>
              <w:rPr>
                <w:rFonts w:ascii="Sanofi Sans" w:hAnsi="Sanofi Sans"/>
              </w:rPr>
              <w:t>-</w:t>
            </w:r>
            <w:r w:rsidRPr="00E41438">
              <w:rPr>
                <w:rFonts w:ascii="Sanofi Sans" w:hAnsi="Sanofi Sans"/>
              </w:rPr>
              <w:t xml:space="preserve">If you have to spread a </w:t>
            </w:r>
            <w:r w:rsidRPr="00E41438" w:rsidR="00A92434">
              <w:rPr>
                <w:rFonts w:ascii="Sanofi Sans" w:hAnsi="Sanofi Sans"/>
              </w:rPr>
              <w:t>function,</w:t>
            </w:r>
            <w:r w:rsidRPr="00E41438">
              <w:rPr>
                <w:rFonts w:ascii="Sanofi Sans" w:hAnsi="Sanofi Sans"/>
              </w:rPr>
              <w:t xml:space="preserve"> call over more than one line, ensure that</w:t>
            </w:r>
          </w:p>
          <w:p w:rsidRPr="00E41438" w:rsidR="00E41438" w:rsidP="00E41438" w:rsidRDefault="00E41438" w14:paraId="4314522D" w14:textId="77777777">
            <w:pPr>
              <w:rPr>
                <w:rFonts w:ascii="Sanofi Sans" w:hAnsi="Sanofi Sans"/>
              </w:rPr>
            </w:pPr>
            <w:r w:rsidRPr="00E41438">
              <w:rPr>
                <w:rFonts w:ascii="Sanofi Sans" w:hAnsi="Sanofi Sans"/>
              </w:rPr>
              <w:t>operators are the first characters.</w:t>
            </w:r>
          </w:p>
          <w:p w:rsidRPr="00E41438" w:rsidR="00E41438" w:rsidP="00E41438" w:rsidRDefault="00E41438" w14:paraId="7DA162EF" w14:textId="79A0F2A4">
            <w:pPr>
              <w:rPr>
                <w:rFonts w:ascii="Sanofi Sans" w:hAnsi="Sanofi Sans"/>
              </w:rPr>
            </w:pPr>
            <w:r>
              <w:rPr>
                <w:rFonts w:ascii="Sanofi Sans" w:hAnsi="Sanofi Sans"/>
              </w:rPr>
              <w:t>-</w:t>
            </w:r>
            <w:r w:rsidRPr="00E41438">
              <w:rPr>
                <w:rFonts w:ascii="Sanofi Sans" w:hAnsi="Sanofi Sans"/>
              </w:rPr>
              <w:t>Use a space after brackets.</w:t>
            </w:r>
          </w:p>
          <w:p w:rsidRPr="00E41438" w:rsidR="00E41438" w:rsidP="00E41438" w:rsidRDefault="00E41438" w14:paraId="335D5BD1" w14:textId="2E8980B4">
            <w:pPr>
              <w:rPr>
                <w:rFonts w:ascii="Sanofi Sans" w:hAnsi="Sanofi Sans"/>
              </w:rPr>
            </w:pPr>
            <w:r>
              <w:rPr>
                <w:rFonts w:ascii="Sanofi Sans" w:hAnsi="Sanofi Sans"/>
              </w:rPr>
              <w:t>-</w:t>
            </w:r>
            <w:r w:rsidRPr="00E41438">
              <w:rPr>
                <w:rFonts w:ascii="Sanofi Sans" w:hAnsi="Sanofi Sans"/>
              </w:rPr>
              <w:t>Use a space after operators.</w:t>
            </w:r>
          </w:p>
          <w:p w:rsidRPr="00E41438" w:rsidR="00E41438" w:rsidP="00E41438" w:rsidRDefault="00E41438" w14:paraId="1F983778" w14:textId="6C1B4E6F">
            <w:pPr>
              <w:rPr>
                <w:rFonts w:ascii="Sanofi Sans" w:hAnsi="Sanofi Sans"/>
              </w:rPr>
            </w:pPr>
            <w:r>
              <w:rPr>
                <w:rFonts w:ascii="Sanofi Sans" w:hAnsi="Sanofi Sans"/>
              </w:rPr>
              <w:t>-</w:t>
            </w:r>
            <w:r w:rsidRPr="00E41438">
              <w:rPr>
                <w:rFonts w:ascii="Sanofi Sans" w:hAnsi="Sanofi Sans"/>
              </w:rPr>
              <w:t>Use a space after a comma, but not before it.</w:t>
            </w:r>
          </w:p>
          <w:p w:rsidR="00E41438" w:rsidP="00E41438" w:rsidRDefault="00E41438" w14:paraId="1225FC59" w14:textId="77777777">
            <w:pPr>
              <w:rPr>
                <w:rFonts w:ascii="Sanofi Sans" w:hAnsi="Sanofi Sans"/>
              </w:rPr>
            </w:pPr>
          </w:p>
          <w:p w:rsidRPr="00E41438" w:rsidR="00E41438" w:rsidP="00E41438" w:rsidRDefault="00E41438" w14:paraId="2D94C891" w14:textId="6E9CD861">
            <w:pPr>
              <w:rPr>
                <w:rFonts w:ascii="Sanofi Sans" w:hAnsi="Sanofi Sans"/>
              </w:rPr>
            </w:pPr>
            <w:r w:rsidRPr="00E41438">
              <w:rPr>
                <w:rFonts w:ascii="Sanofi Sans" w:hAnsi="Sanofi Sans"/>
              </w:rPr>
              <w:t>When referencing table names, calculated columns, and measures, follow these guidelines:</w:t>
            </w:r>
          </w:p>
          <w:p w:rsidRPr="00E41438" w:rsidR="00E41438" w:rsidP="00E41438" w:rsidRDefault="00E41438" w14:paraId="3FDF3193" w14:textId="564EA697">
            <w:pPr>
              <w:rPr>
                <w:rFonts w:ascii="Sanofi Sans" w:hAnsi="Sanofi Sans"/>
              </w:rPr>
            </w:pPr>
            <w:r>
              <w:rPr>
                <w:rFonts w:ascii="Sanofi Sans" w:hAnsi="Sanofi Sans"/>
              </w:rPr>
              <w:t>-</w:t>
            </w:r>
            <w:r w:rsidRPr="00E41438">
              <w:rPr>
                <w:rFonts w:ascii="Sanofi Sans" w:hAnsi="Sanofi Sans"/>
              </w:rPr>
              <w:t>Do not use a space between the table name and the column name.</w:t>
            </w:r>
          </w:p>
          <w:p w:rsidRPr="00E41438" w:rsidR="00E41438" w:rsidP="00E41438" w:rsidRDefault="00406670" w14:paraId="707DB881" w14:textId="24DFE658">
            <w:pPr>
              <w:rPr>
                <w:rFonts w:ascii="Sanofi Sans" w:hAnsi="Sanofi Sans"/>
              </w:rPr>
            </w:pPr>
            <w:r>
              <w:rPr>
                <w:rFonts w:ascii="Sanofi Sans" w:hAnsi="Sanofi Sans"/>
              </w:rPr>
              <w:t>-</w:t>
            </w:r>
            <w:r w:rsidRPr="00E41438" w:rsidR="00E41438">
              <w:rPr>
                <w:rFonts w:ascii="Sanofi Sans" w:hAnsi="Sanofi Sans"/>
              </w:rPr>
              <w:t>Only use single quotes for table names when required (that is, when table names</w:t>
            </w:r>
          </w:p>
          <w:p w:rsidRPr="00E41438" w:rsidR="00E41438" w:rsidP="00E41438" w:rsidRDefault="00E41438" w14:paraId="221C207B" w14:textId="77777777">
            <w:pPr>
              <w:rPr>
                <w:rFonts w:ascii="Sanofi Sans" w:hAnsi="Sanofi Sans"/>
              </w:rPr>
            </w:pPr>
            <w:r w:rsidRPr="00E41438">
              <w:rPr>
                <w:rFonts w:ascii="Sanofi Sans" w:hAnsi="Sanofi Sans"/>
              </w:rPr>
              <w:t>have spaces).</w:t>
            </w:r>
          </w:p>
          <w:p w:rsidRPr="00E41438" w:rsidR="00E41438" w:rsidP="00E41438" w:rsidRDefault="00406670" w14:paraId="2C16CCA7" w14:textId="3C948800">
            <w:pPr>
              <w:rPr>
                <w:rFonts w:ascii="Sanofi Sans" w:hAnsi="Sanofi Sans"/>
              </w:rPr>
            </w:pPr>
            <w:r>
              <w:rPr>
                <w:rFonts w:ascii="Sanofi Sans" w:hAnsi="Sanofi Sans"/>
              </w:rPr>
              <w:t>-</w:t>
            </w:r>
            <w:r w:rsidRPr="00E41438" w:rsidR="00E41438">
              <w:rPr>
                <w:rFonts w:ascii="Sanofi Sans" w:hAnsi="Sanofi Sans"/>
              </w:rPr>
              <w:t>Ensure you always include the table name with column references. It should be</w:t>
            </w:r>
          </w:p>
          <w:p w:rsidRPr="00E41438" w:rsidR="00E41438" w:rsidP="00E41438" w:rsidRDefault="00E41438" w14:paraId="01B5DE77" w14:textId="77777777">
            <w:pPr>
              <w:rPr>
                <w:rFonts w:ascii="Sanofi Sans" w:hAnsi="Sanofi Sans"/>
              </w:rPr>
            </w:pPr>
            <w:r w:rsidRPr="00E41438">
              <w:rPr>
                <w:rFonts w:ascii="Sanofi Sans" w:hAnsi="Sanofi Sans"/>
              </w:rPr>
              <w:t xml:space="preserve">written as </w:t>
            </w:r>
            <w:r w:rsidRPr="001F511D">
              <w:rPr>
                <w:rFonts w:ascii="Consolas" w:hAnsi="Consolas"/>
              </w:rPr>
              <w:t>TableName[ColumnName].</w:t>
            </w:r>
          </w:p>
          <w:p w:rsidRPr="00E41438" w:rsidR="00E41438" w:rsidP="00E41438" w:rsidRDefault="00406670" w14:paraId="39242CC2" w14:textId="29322D29">
            <w:pPr>
              <w:rPr>
                <w:rFonts w:ascii="Sanofi Sans" w:hAnsi="Sanofi Sans"/>
              </w:rPr>
            </w:pPr>
            <w:r>
              <w:rPr>
                <w:rFonts w:ascii="Sanofi Sans" w:hAnsi="Sanofi Sans"/>
              </w:rPr>
              <w:t>-</w:t>
            </w:r>
            <w:r w:rsidRPr="00E41438" w:rsidR="00E41438">
              <w:rPr>
                <w:rFonts w:ascii="Sanofi Sans" w:hAnsi="Sanofi Sans"/>
              </w:rPr>
              <w:t>Do not include a table name with a measure reference. It should be written as</w:t>
            </w:r>
          </w:p>
          <w:p w:rsidRPr="001F511D" w:rsidR="00406670" w:rsidP="00E41438" w:rsidRDefault="00E41438" w14:paraId="3764CFDC" w14:textId="6DCF1170">
            <w:pPr>
              <w:rPr>
                <w:rFonts w:ascii="Consolas" w:hAnsi="Consolas"/>
              </w:rPr>
            </w:pPr>
            <w:r w:rsidRPr="001F511D">
              <w:rPr>
                <w:rFonts w:ascii="Consolas" w:hAnsi="Consolas"/>
              </w:rPr>
              <w:t>[MeasureName].</w:t>
            </w:r>
          </w:p>
          <w:p w:rsidR="00E41438" w:rsidP="00E41438" w:rsidRDefault="00E41438" w14:paraId="48F5B450" w14:textId="77777777">
            <w:pPr>
              <w:rPr>
                <w:rFonts w:ascii="Sanofi Sans" w:hAnsi="Sanofi Sans"/>
              </w:rPr>
            </w:pPr>
          </w:p>
          <w:p w:rsidR="00A92434" w:rsidP="007C2B7D" w:rsidRDefault="007C2B7D" w14:paraId="1F628F19" w14:textId="2719584B">
            <w:pPr>
              <w:rPr>
                <w:rFonts w:ascii="Sanofi Sans" w:hAnsi="Sanofi Sans"/>
              </w:rPr>
            </w:pPr>
            <w:r w:rsidRPr="007C2B7D">
              <w:rPr>
                <w:rFonts w:ascii="Sanofi Sans" w:hAnsi="Sanofi Sans"/>
              </w:rPr>
              <w:t>Comments</w:t>
            </w:r>
            <w:r>
              <w:rPr>
                <w:rFonts w:ascii="Sanofi Sans" w:hAnsi="Sanofi Sans"/>
              </w:rPr>
              <w:t xml:space="preserve"> </w:t>
            </w:r>
            <w:r w:rsidRPr="007C2B7D">
              <w:rPr>
                <w:rFonts w:ascii="Sanofi Sans" w:hAnsi="Sanofi Sans"/>
              </w:rPr>
              <w:t>can help other users interpret your</w:t>
            </w:r>
            <w:r>
              <w:rPr>
                <w:rFonts w:ascii="Sanofi Sans" w:hAnsi="Sanofi Sans"/>
              </w:rPr>
              <w:t xml:space="preserve"> </w:t>
            </w:r>
            <w:r w:rsidRPr="007C2B7D">
              <w:rPr>
                <w:rFonts w:ascii="Sanofi Sans" w:hAnsi="Sanofi Sans"/>
              </w:rPr>
              <w:t>code, and can be particularly helpful for complex</w:t>
            </w:r>
            <w:r>
              <w:rPr>
                <w:rFonts w:ascii="Sanofi Sans" w:hAnsi="Sanofi Sans"/>
              </w:rPr>
              <w:t xml:space="preserve"> </w:t>
            </w:r>
            <w:r w:rsidRPr="007C2B7D">
              <w:rPr>
                <w:rFonts w:ascii="Sanofi Sans" w:hAnsi="Sanofi Sans"/>
              </w:rPr>
              <w:t>queries with multiple lines, nested functions, etc.</w:t>
            </w:r>
          </w:p>
          <w:p w:rsidR="00A92434" w:rsidP="00E41438" w:rsidRDefault="00A92434" w14:paraId="1435D1E7" w14:textId="622E3E0A">
            <w:pPr>
              <w:rPr>
                <w:rFonts w:ascii="Sanofi Sans" w:hAnsi="Sanofi Sans"/>
              </w:rPr>
            </w:pPr>
          </w:p>
          <w:tbl>
            <w:tblPr>
              <w:tblStyle w:val="TableGrid"/>
              <w:tblW w:w="0" w:type="auto"/>
              <w:tblLayout w:type="fixed"/>
              <w:tblLook w:val="04A0" w:firstRow="1" w:lastRow="0" w:firstColumn="1" w:lastColumn="0" w:noHBand="0" w:noVBand="1"/>
            </w:tblPr>
            <w:tblGrid>
              <w:gridCol w:w="2845"/>
              <w:gridCol w:w="1620"/>
            </w:tblGrid>
            <w:tr w:rsidRPr="003F1AD3" w:rsidR="007C2B7D" w:rsidTr="005872C3" w14:paraId="0C423F47" w14:textId="77777777">
              <w:tc>
                <w:tcPr>
                  <w:tcW w:w="2845" w:type="dxa"/>
                </w:tcPr>
                <w:p w:rsidRPr="003F1AD3" w:rsidR="007C2B7D" w:rsidP="00E41438" w:rsidRDefault="007C2B7D" w14:paraId="0E7FADC9" w14:textId="45DF7215">
                  <w:pPr>
                    <w:rPr>
                      <w:rFonts w:ascii="Sanofi Sans" w:hAnsi="Sanofi Sans"/>
                      <w:b/>
                      <w:bCs/>
                    </w:rPr>
                  </w:pPr>
                  <w:r w:rsidRPr="003F1AD3">
                    <w:rPr>
                      <w:rFonts w:ascii="Sanofi Sans" w:hAnsi="Sanofi Sans"/>
                      <w:b/>
                      <w:bCs/>
                    </w:rPr>
                    <w:t>Comment Type</w:t>
                  </w:r>
                </w:p>
              </w:tc>
              <w:tc>
                <w:tcPr>
                  <w:tcW w:w="1620" w:type="dxa"/>
                </w:tcPr>
                <w:p w:rsidRPr="003F1AD3" w:rsidR="007C2B7D" w:rsidP="00E41438" w:rsidRDefault="007C2B7D" w14:paraId="533AA7BF" w14:textId="38AF66E9">
                  <w:pPr>
                    <w:rPr>
                      <w:rFonts w:ascii="Sanofi Sans" w:hAnsi="Sanofi Sans"/>
                      <w:b/>
                      <w:bCs/>
                    </w:rPr>
                  </w:pPr>
                  <w:r w:rsidRPr="003F1AD3">
                    <w:rPr>
                      <w:rFonts w:ascii="Sanofi Sans" w:hAnsi="Sanofi Sans"/>
                      <w:b/>
                      <w:bCs/>
                    </w:rPr>
                    <w:t>Marker</w:t>
                  </w:r>
                </w:p>
              </w:tc>
            </w:tr>
            <w:tr w:rsidR="007C2B7D" w:rsidTr="005872C3" w14:paraId="7A3059EE" w14:textId="77777777">
              <w:trPr>
                <w:trHeight w:val="460"/>
              </w:trPr>
              <w:tc>
                <w:tcPr>
                  <w:tcW w:w="2845" w:type="dxa"/>
                  <w:vAlign w:val="center"/>
                </w:tcPr>
                <w:p w:rsidR="007C2B7D" w:rsidP="003F1AD3" w:rsidRDefault="007C2B7D" w14:paraId="6482480E" w14:textId="2DEC81E9">
                  <w:pPr>
                    <w:rPr>
                      <w:rFonts w:ascii="Sanofi Sans" w:hAnsi="Sanofi Sans"/>
                    </w:rPr>
                  </w:pPr>
                  <w:r w:rsidRPr="007C2B7D">
                    <w:rPr>
                      <w:rFonts w:ascii="Sanofi Sans" w:hAnsi="Sanofi Sans"/>
                    </w:rPr>
                    <w:t>Single Line Comment</w:t>
                  </w:r>
                </w:p>
              </w:tc>
              <w:tc>
                <w:tcPr>
                  <w:tcW w:w="1620" w:type="dxa"/>
                  <w:vAlign w:val="center"/>
                </w:tcPr>
                <w:p w:rsidR="003F1AD3" w:rsidP="003F1AD3" w:rsidRDefault="007C2B7D" w14:paraId="751322F0" w14:textId="08D13A57">
                  <w:pPr>
                    <w:rPr>
                      <w:rFonts w:ascii="Sanofi Sans" w:hAnsi="Sanofi Sans"/>
                    </w:rPr>
                  </w:pPr>
                  <w:r w:rsidRPr="007C2B7D">
                    <w:rPr>
                      <w:rFonts w:ascii="Sanofi Sans" w:hAnsi="Sanofi Sans"/>
                    </w:rPr>
                    <w:t>--</w:t>
                  </w:r>
                  <w:r>
                    <w:rPr>
                      <w:rFonts w:ascii="Sanofi Sans" w:hAnsi="Sanofi Sans"/>
                    </w:rPr>
                    <w:t xml:space="preserve"> </w:t>
                  </w:r>
                  <w:r w:rsidRPr="007C2B7D">
                    <w:rPr>
                      <w:rFonts w:ascii="Sanofi Sans" w:hAnsi="Sanofi Sans"/>
                    </w:rPr>
                    <w:t>or //</w:t>
                  </w:r>
                </w:p>
              </w:tc>
            </w:tr>
            <w:tr w:rsidR="007C2B7D" w:rsidTr="005872C3" w14:paraId="2465F36F" w14:textId="77777777">
              <w:trPr>
                <w:trHeight w:val="442"/>
              </w:trPr>
              <w:tc>
                <w:tcPr>
                  <w:tcW w:w="2845" w:type="dxa"/>
                  <w:vAlign w:val="center"/>
                </w:tcPr>
                <w:p w:rsidR="007C2B7D" w:rsidP="003F1AD3" w:rsidRDefault="007C2B7D" w14:paraId="2BF6EC55" w14:textId="1436F5CD">
                  <w:pPr>
                    <w:rPr>
                      <w:rFonts w:ascii="Sanofi Sans" w:hAnsi="Sanofi Sans"/>
                    </w:rPr>
                  </w:pPr>
                  <w:r w:rsidRPr="007C2B7D">
                    <w:rPr>
                      <w:rFonts w:ascii="Sanofi Sans" w:hAnsi="Sanofi Sans"/>
                    </w:rPr>
                    <w:t>Multi Line Comment</w:t>
                  </w:r>
                </w:p>
              </w:tc>
              <w:tc>
                <w:tcPr>
                  <w:tcW w:w="1620" w:type="dxa"/>
                  <w:vAlign w:val="center"/>
                </w:tcPr>
                <w:p w:rsidR="007C2B7D" w:rsidP="003F1AD3" w:rsidRDefault="007C2B7D" w14:paraId="3AD54FDF" w14:textId="26D3D0C0">
                  <w:pPr>
                    <w:rPr>
                      <w:rFonts w:ascii="Sanofi Sans" w:hAnsi="Sanofi Sans"/>
                    </w:rPr>
                  </w:pPr>
                  <w:r w:rsidRPr="007C2B7D">
                    <w:rPr>
                      <w:rFonts w:ascii="Sanofi Sans" w:hAnsi="Sanofi Sans"/>
                    </w:rPr>
                    <w:t>/* … */</w:t>
                  </w:r>
                </w:p>
              </w:tc>
            </w:tr>
          </w:tbl>
          <w:p w:rsidRPr="00C2433C" w:rsidR="007C2B7D" w:rsidP="00E41438" w:rsidRDefault="007C2B7D" w14:paraId="230EE060" w14:textId="4AF78649">
            <w:pPr>
              <w:rPr>
                <w:rFonts w:ascii="Sanofi Sans" w:hAnsi="Sanofi Sans"/>
                <w:sz w:val="12"/>
                <w:szCs w:val="12"/>
              </w:rPr>
            </w:pPr>
          </w:p>
          <w:p w:rsidRPr="00535FC3" w:rsidR="007C2B7D" w:rsidP="007C2B7D" w:rsidRDefault="007C2B7D" w14:paraId="00A219A1" w14:textId="6A75F9A8">
            <w:pPr>
              <w:rPr>
                <w:rFonts w:ascii="Sanofi Sans" w:hAnsi="Sanofi Sans"/>
              </w:rPr>
            </w:pPr>
          </w:p>
        </w:tc>
      </w:tr>
    </w:tbl>
    <w:p w:rsidR="00BE51FA" w:rsidP="006808EE" w:rsidRDefault="00BE51FA" w14:paraId="13ECC5C1" w14:textId="77777777"/>
    <w:tbl>
      <w:tblPr>
        <w:tblStyle w:val="TableGrid"/>
        <w:tblW w:w="0" w:type="auto"/>
        <w:tblLayout w:type="fixed"/>
        <w:tblLook w:val="04A0" w:firstRow="1" w:lastRow="0" w:firstColumn="1" w:lastColumn="0" w:noHBand="0" w:noVBand="1"/>
      </w:tblPr>
      <w:tblGrid>
        <w:gridCol w:w="9175"/>
      </w:tblGrid>
      <w:tr w:rsidRPr="00535FC3" w:rsidR="0023013B" w:rsidTr="329C1B6E" w14:paraId="44544047" w14:textId="77777777">
        <w:trPr>
          <w:trHeight w:val="341"/>
        </w:trPr>
        <w:tc>
          <w:tcPr>
            <w:tcW w:w="9175" w:type="dxa"/>
            <w:shd w:val="clear" w:color="auto" w:fill="F2F2F2" w:themeFill="background1" w:themeFillShade="F2"/>
            <w:tcMar/>
            <w:vAlign w:val="center"/>
          </w:tcPr>
          <w:p w:rsidRPr="00535FC3" w:rsidR="0023013B" w:rsidP="006776F7" w:rsidRDefault="0023013B" w14:paraId="2B4D020C" w14:textId="77D14D90">
            <w:pPr>
              <w:autoSpaceDE w:val="0"/>
              <w:autoSpaceDN w:val="0"/>
              <w:adjustRightInd w:val="0"/>
              <w:rPr>
                <w:rFonts w:ascii="Sanofi Sans" w:hAnsi="Sanofi Sans" w:cs="PalatinoLinotype-Roman"/>
                <w:b/>
                <w:bCs/>
              </w:rPr>
            </w:pPr>
            <w:r w:rsidRPr="00535FC3">
              <w:rPr>
                <w:rFonts w:ascii="Sanofi Sans" w:hAnsi="Sanofi Sans" w:cs="PalatinoLinotype-Roman"/>
                <w:b/>
                <w:bCs/>
              </w:rPr>
              <w:t>Measures tables</w:t>
            </w:r>
          </w:p>
        </w:tc>
      </w:tr>
      <w:tr w:rsidRPr="00535FC3" w:rsidR="0023013B" w:rsidTr="329C1B6E" w14:paraId="0AFA867F" w14:textId="77777777">
        <w:trPr>
          <w:trHeight w:val="287"/>
        </w:trPr>
        <w:tc>
          <w:tcPr>
            <w:tcW w:w="9175" w:type="dxa"/>
            <w:tcMar/>
          </w:tcPr>
          <w:p w:rsidR="00990E06" w:rsidP="00990E06" w:rsidRDefault="00990E06" w14:paraId="2ABD8F9F" w14:textId="77777777">
            <w:pPr>
              <w:rPr>
                <w:rFonts w:ascii="Sanofi Sans" w:hAnsi="Sanofi Sans"/>
              </w:rPr>
            </w:pPr>
            <w:r>
              <w:rPr>
                <w:rFonts w:ascii="Sanofi Sans" w:hAnsi="Sanofi Sans"/>
              </w:rPr>
              <w:t>-A measures table is essentially just a placeholder table that acts as a folder for your measures.</w:t>
            </w:r>
          </w:p>
          <w:p w:rsidRPr="008469DD" w:rsidR="008469DD" w:rsidP="008469DD" w:rsidRDefault="0023013B" w14:paraId="68040FF4" w14:textId="78112D92">
            <w:pPr>
              <w:rPr>
                <w:rFonts w:ascii="Sanofi Sans" w:hAnsi="Sanofi Sans"/>
              </w:rPr>
            </w:pPr>
            <w:r w:rsidRPr="00535FC3">
              <w:rPr>
                <w:rFonts w:ascii="Sanofi Sans" w:hAnsi="Sanofi Sans"/>
              </w:rPr>
              <w:t>-</w:t>
            </w:r>
            <w:r w:rsidRPr="008469DD" w:rsidR="008469DD">
              <w:rPr>
                <w:rFonts w:ascii="Sanofi Sans" w:hAnsi="Sanofi Sans"/>
              </w:rPr>
              <w:t>Creating a</w:t>
            </w:r>
            <w:r w:rsidR="008469DD">
              <w:rPr>
                <w:rFonts w:ascii="Sanofi Sans" w:hAnsi="Sanofi Sans"/>
              </w:rPr>
              <w:t xml:space="preserve"> </w:t>
            </w:r>
            <w:r w:rsidRPr="008469DD" w:rsidR="008469DD">
              <w:rPr>
                <w:rFonts w:ascii="Sanofi Sans" w:hAnsi="Sanofi Sans"/>
              </w:rPr>
              <w:t>separate table to contain your DAX measures is a great way to stay</w:t>
            </w:r>
          </w:p>
          <w:p w:rsidR="0023013B" w:rsidP="008469DD" w:rsidRDefault="008469DD" w14:paraId="31B29E0B" w14:textId="058F072C">
            <w:pPr>
              <w:rPr>
                <w:rFonts w:ascii="Sanofi Sans" w:hAnsi="Sanofi Sans"/>
              </w:rPr>
            </w:pPr>
            <w:r w:rsidRPr="008469DD">
              <w:rPr>
                <w:rFonts w:ascii="Sanofi Sans" w:hAnsi="Sanofi Sans"/>
              </w:rPr>
              <w:t>organized (you can even group your measures into folders within the</w:t>
            </w:r>
            <w:r w:rsidR="00B920EE">
              <w:rPr>
                <w:rFonts w:ascii="Sanofi Sans" w:hAnsi="Sanofi Sans"/>
              </w:rPr>
              <w:t xml:space="preserve"> table)</w:t>
            </w:r>
          </w:p>
          <w:p w:rsidR="000B0997" w:rsidP="008469DD" w:rsidRDefault="000B0997" w14:paraId="5B12E778" w14:textId="7F46C12E">
            <w:pPr>
              <w:rPr>
                <w:rFonts w:ascii="Sanofi Sans" w:hAnsi="Sanofi Sans"/>
              </w:rPr>
            </w:pPr>
          </w:p>
          <w:p w:rsidRPr="000B0997" w:rsidR="000B0997" w:rsidP="000B0997" w:rsidRDefault="000B0997" w14:paraId="6070741B" w14:textId="77777777">
            <w:pPr>
              <w:rPr>
                <w:rFonts w:ascii="Sanofi Sans" w:hAnsi="Sanofi Sans"/>
              </w:rPr>
            </w:pPr>
            <w:r w:rsidRPr="000B0997">
              <w:rPr>
                <w:rFonts w:ascii="Sanofi Sans" w:hAnsi="Sanofi Sans"/>
              </w:rPr>
              <w:t>The generic pattern to follow is to:</w:t>
            </w:r>
          </w:p>
          <w:p w:rsidRPr="000B0997" w:rsidR="000B0997" w:rsidP="000B0997" w:rsidRDefault="000B0997" w14:paraId="413ADD2B" w14:textId="7A90739C">
            <w:pPr>
              <w:rPr>
                <w:rFonts w:ascii="Sanofi Sans" w:hAnsi="Sanofi Sans"/>
              </w:rPr>
            </w:pPr>
            <w:r>
              <w:rPr>
                <w:rFonts w:ascii="Sanofi Sans" w:hAnsi="Sanofi Sans"/>
              </w:rPr>
              <w:t>-</w:t>
            </w:r>
            <w:r w:rsidRPr="000B0997">
              <w:rPr>
                <w:rFonts w:ascii="Sanofi Sans" w:hAnsi="Sanofi Sans"/>
              </w:rPr>
              <w:t>Create a table with a single column.</w:t>
            </w:r>
          </w:p>
          <w:p w:rsidRPr="000B0997" w:rsidR="000B0997" w:rsidP="000B0997" w:rsidRDefault="000B0997" w14:paraId="0A439357" w14:textId="102DF4C5">
            <w:pPr>
              <w:rPr>
                <w:rFonts w:ascii="Sanofi Sans" w:hAnsi="Sanofi Sans"/>
              </w:rPr>
            </w:pPr>
            <w:r>
              <w:rPr>
                <w:rFonts w:ascii="Sanofi Sans" w:hAnsi="Sanofi Sans"/>
              </w:rPr>
              <w:t>-A</w:t>
            </w:r>
            <w:r w:rsidRPr="000B0997">
              <w:rPr>
                <w:rFonts w:ascii="Sanofi Sans" w:hAnsi="Sanofi Sans"/>
              </w:rPr>
              <w:t>dd at least one measure to the table. There are 2 ways to do this.</w:t>
            </w:r>
          </w:p>
          <w:p w:rsidRPr="000B0997" w:rsidR="000B0997" w:rsidP="00532830" w:rsidRDefault="000B0997" w14:paraId="5D78267A" w14:textId="77777777">
            <w:pPr>
              <w:pStyle w:val="ListParagraph"/>
              <w:numPr>
                <w:ilvl w:val="0"/>
                <w:numId w:val="9"/>
              </w:numPr>
              <w:ind w:left="780" w:hanging="180"/>
              <w:rPr>
                <w:rFonts w:ascii="Sanofi Sans" w:hAnsi="Sanofi Sans"/>
              </w:rPr>
            </w:pPr>
            <w:r w:rsidRPr="000B0997">
              <w:rPr>
                <w:rFonts w:ascii="Sanofi Sans" w:hAnsi="Sanofi Sans"/>
              </w:rPr>
              <w:t>Method 1: Move measures individually</w:t>
            </w:r>
          </w:p>
          <w:p w:rsidRPr="000B0997" w:rsidR="000B0997" w:rsidP="009A601D" w:rsidRDefault="000B0997" w14:paraId="65690729" w14:textId="77777777">
            <w:pPr>
              <w:ind w:left="870" w:hanging="90"/>
              <w:rPr>
                <w:rFonts w:ascii="Sanofi Sans" w:hAnsi="Sanofi Sans"/>
              </w:rPr>
            </w:pPr>
            <w:r w:rsidRPr="000B0997">
              <w:rPr>
                <w:rFonts w:ascii="Sanofi Sans" w:hAnsi="Sanofi Sans"/>
              </w:rPr>
              <w:t>Right click on an individual measure</w:t>
            </w:r>
          </w:p>
          <w:p w:rsidRPr="000B0997" w:rsidR="000B0997" w:rsidP="009A601D" w:rsidRDefault="000B0997" w14:paraId="09449EDE" w14:textId="77777777">
            <w:pPr>
              <w:ind w:left="870" w:hanging="90"/>
              <w:rPr>
                <w:rFonts w:ascii="Sanofi Sans" w:hAnsi="Sanofi Sans"/>
              </w:rPr>
            </w:pPr>
            <w:r w:rsidRPr="000B0997">
              <w:rPr>
                <w:rFonts w:ascii="Sanofi Sans" w:hAnsi="Sanofi Sans"/>
              </w:rPr>
              <w:t>Go to Modeling\Home Table and change the location to the Measure table</w:t>
            </w:r>
          </w:p>
          <w:p w:rsidR="005B0466" w:rsidP="329C1B6E" w:rsidRDefault="000B0997" w14:paraId="7F84BB77" w14:textId="77777777">
            <w:pPr>
              <w:pStyle w:val="ListParagraph"/>
              <w:numPr>
                <w:ilvl w:val="0"/>
                <w:numId w:val="9"/>
              </w:numPr>
              <w:ind w:left="780" w:hanging="180"/>
              <w:rPr>
                <w:rFonts w:ascii="Sanofi Sans" w:hAnsi="Sanofi Sans"/>
                <w:lang w:val="en-US"/>
              </w:rPr>
            </w:pPr>
            <w:r w:rsidRPr="329C1B6E" w:rsidR="143D0435">
              <w:rPr>
                <w:rFonts w:ascii="Sanofi Sans" w:hAnsi="Sanofi Sans"/>
                <w:lang w:val="en-US"/>
              </w:rPr>
              <w:t xml:space="preserve">Method 2: With the new model view in Power BI Desktop, </w:t>
            </w:r>
            <w:r w:rsidRPr="329C1B6E" w:rsidR="143D0435">
              <w:rPr>
                <w:rFonts w:ascii="Sanofi Sans" w:hAnsi="Sanofi Sans"/>
                <w:lang w:val="en-US"/>
              </w:rPr>
              <w:t>it  is</w:t>
            </w:r>
            <w:r w:rsidRPr="329C1B6E" w:rsidR="143D0435">
              <w:rPr>
                <w:rFonts w:ascii="Sanofi Sans" w:hAnsi="Sanofi Sans"/>
                <w:lang w:val="en-US"/>
              </w:rPr>
              <w:t xml:space="preserve"> now possible to drag and drop measures between tables</w:t>
            </w:r>
            <w:r w:rsidRPr="329C1B6E" w:rsidR="143D0435">
              <w:rPr>
                <w:rFonts w:ascii="Sanofi Sans" w:hAnsi="Sanofi Sans"/>
                <w:lang w:val="en-US"/>
              </w:rPr>
              <w:t xml:space="preserve">.  </w:t>
            </w:r>
          </w:p>
          <w:p w:rsidRPr="005B0466" w:rsidR="000B0997" w:rsidP="005B0466" w:rsidRDefault="000B0997" w14:paraId="1F2922A7" w14:textId="5EEA9A29">
            <w:pPr>
              <w:rPr>
                <w:rFonts w:ascii="Sanofi Sans" w:hAnsi="Sanofi Sans"/>
              </w:rPr>
            </w:pPr>
            <w:r w:rsidRPr="005B0466">
              <w:rPr>
                <w:rFonts w:ascii="Sanofi Sans" w:hAnsi="Sanofi Sans"/>
              </w:rPr>
              <w:t xml:space="preserve">-Hide or delete the column leaving the table showing measures only. </w:t>
            </w:r>
          </w:p>
          <w:p w:rsidR="000B0997" w:rsidP="000B0997" w:rsidRDefault="000B0997" w14:paraId="586DF2B4" w14:textId="69290DE1">
            <w:pPr>
              <w:rPr>
                <w:rFonts w:ascii="Sanofi Sans" w:hAnsi="Sanofi Sans"/>
              </w:rPr>
            </w:pPr>
            <w:r>
              <w:rPr>
                <w:rFonts w:ascii="Sanofi Sans" w:hAnsi="Sanofi Sans"/>
              </w:rPr>
              <w:t>-</w:t>
            </w:r>
            <w:r w:rsidRPr="000B0997">
              <w:rPr>
                <w:rFonts w:ascii="Sanofi Sans" w:hAnsi="Sanofi Sans"/>
              </w:rPr>
              <w:t>Force the measure icon for the table (collapse and expand the fields panel on the right).</w:t>
            </w:r>
          </w:p>
          <w:p w:rsidR="005B0466" w:rsidP="000B0997" w:rsidRDefault="005B0466" w14:paraId="67065BA9" w14:textId="424A2B20">
            <w:pPr>
              <w:rPr>
                <w:rFonts w:ascii="Sanofi Sans" w:hAnsi="Sanofi Sans"/>
              </w:rPr>
            </w:pPr>
          </w:p>
          <w:p w:rsidR="005C5D9E" w:rsidP="000B0997" w:rsidRDefault="005C5D9E" w14:paraId="326553E7" w14:textId="188D3259">
            <w:pPr>
              <w:rPr>
                <w:rFonts w:ascii="Sanofi Sans" w:hAnsi="Sanofi Sans"/>
              </w:rPr>
            </w:pPr>
            <w:r>
              <w:rPr>
                <w:rFonts w:ascii="Sanofi Sans" w:hAnsi="Sanofi Sans"/>
              </w:rPr>
              <w:t>Options to create measure table:</w:t>
            </w:r>
          </w:p>
          <w:p w:rsidR="005C5D9E" w:rsidP="000B0997" w:rsidRDefault="005C5D9E" w14:paraId="7BD14C28" w14:textId="762BBE0E">
            <w:pPr>
              <w:rPr>
                <w:rFonts w:ascii="Sanofi Sans" w:hAnsi="Sanofi Sans"/>
              </w:rPr>
            </w:pPr>
            <w:r>
              <w:rPr>
                <w:rFonts w:ascii="Sanofi Sans" w:hAnsi="Sanofi Sans"/>
              </w:rPr>
              <w:t>-Option 1:</w:t>
            </w:r>
            <w:r w:rsidR="00B53BA9">
              <w:rPr>
                <w:rFonts w:ascii="Sanofi Sans" w:hAnsi="Sanofi Sans"/>
              </w:rPr>
              <w:t xml:space="preserve"> Using DAX</w:t>
            </w:r>
            <w:r w:rsidR="009675FE">
              <w:rPr>
                <w:rFonts w:ascii="Sanofi Sans" w:hAnsi="Sanofi Sans"/>
              </w:rPr>
              <w:t xml:space="preserve"> table </w:t>
            </w:r>
            <w:r w:rsidR="005E4711">
              <w:rPr>
                <w:rFonts w:ascii="Sanofi Sans" w:hAnsi="Sanofi Sans"/>
              </w:rPr>
              <w:t>constructor</w:t>
            </w:r>
          </w:p>
          <w:p w:rsidRPr="00B53BA9" w:rsidR="00B53BA9" w:rsidP="00532830" w:rsidRDefault="00B53BA9" w14:paraId="7F08E68C" w14:textId="77777777">
            <w:pPr>
              <w:numPr>
                <w:ilvl w:val="0"/>
                <w:numId w:val="10"/>
              </w:numPr>
              <w:shd w:val="clear" w:color="auto" w:fill="FFFFFF"/>
              <w:spacing w:line="240" w:lineRule="auto"/>
              <w:ind w:left="330" w:hanging="180"/>
              <w:textAlignment w:val="baseline"/>
              <w:rPr>
                <w:rFonts w:ascii="Sanofi Sans" w:hAnsi="Sanofi Sans" w:eastAsia="Times New Roman" w:cs="Poppins"/>
                <w:color w:val="3A3A3A"/>
              </w:rPr>
            </w:pPr>
            <w:r w:rsidRPr="00B53BA9">
              <w:rPr>
                <w:rFonts w:ascii="Sanofi Sans" w:hAnsi="Sanofi Sans" w:eastAsia="Times New Roman" w:cs="Poppins"/>
                <w:color w:val="3A3A3A"/>
              </w:rPr>
              <w:t>Click on Modeling\New Table</w:t>
            </w:r>
          </w:p>
          <w:p w:rsidR="00710A6C" w:rsidP="00532830" w:rsidRDefault="00B53BA9" w14:paraId="13669401" w14:textId="77777777">
            <w:pPr>
              <w:numPr>
                <w:ilvl w:val="0"/>
                <w:numId w:val="10"/>
              </w:numPr>
              <w:shd w:val="clear" w:color="auto" w:fill="FFFFFF"/>
              <w:spacing w:line="240" w:lineRule="auto"/>
              <w:ind w:left="330" w:hanging="180"/>
              <w:textAlignment w:val="baseline"/>
              <w:rPr>
                <w:rFonts w:ascii="Sanofi Sans" w:hAnsi="Sanofi Sans" w:eastAsia="Times New Roman" w:cs="Poppins"/>
                <w:color w:val="3A3A3A"/>
              </w:rPr>
            </w:pPr>
            <w:r w:rsidRPr="00B53BA9">
              <w:rPr>
                <w:rFonts w:ascii="Sanofi Sans" w:hAnsi="Sanofi Sans" w:eastAsia="Times New Roman" w:cs="Poppins"/>
                <w:color w:val="3A3A3A"/>
              </w:rPr>
              <w:t xml:space="preserve">Write the following DAX table function (note the space before the word Measures). </w:t>
            </w:r>
          </w:p>
          <w:p w:rsidRPr="00B53BA9" w:rsidR="00B53BA9" w:rsidP="00532830" w:rsidRDefault="00B53BA9" w14:paraId="13817369" w14:textId="788B4F1A">
            <w:pPr>
              <w:shd w:val="clear" w:color="auto" w:fill="FFFFFF"/>
              <w:spacing w:line="240" w:lineRule="auto"/>
              <w:ind w:left="330"/>
              <w:textAlignment w:val="baseline"/>
              <w:rPr>
                <w:rFonts w:ascii="Sanofi Sans" w:hAnsi="Sanofi Sans" w:eastAsia="Times New Roman" w:cs="Poppins"/>
                <w:color w:val="3A3A3A"/>
              </w:rPr>
            </w:pPr>
            <w:r w:rsidRPr="00B53BA9">
              <w:rPr>
                <w:rFonts w:ascii="Sanofi Sans" w:hAnsi="Sanofi Sans" w:eastAsia="Times New Roman" w:cs="Poppins"/>
                <w:color w:val="3A3A3A"/>
              </w:rPr>
              <w:t>This makes the table float to the top of the list.</w:t>
            </w:r>
          </w:p>
          <w:p w:rsidRPr="00710A6C" w:rsidR="00B53BA9" w:rsidP="00B53BA9" w:rsidRDefault="00B53BA9" w14:paraId="68354202" w14:textId="03D14372">
            <w:pPr>
              <w:shd w:val="clear" w:color="auto" w:fill="FFFFFF"/>
              <w:spacing w:line="240" w:lineRule="auto"/>
              <w:textAlignment w:val="baseline"/>
              <w:rPr>
                <w:rFonts w:ascii="Consolas" w:hAnsi="Consolas" w:eastAsia="Times New Roman" w:cs="Times New Roman"/>
                <w:color w:val="777777"/>
                <w:bdr w:val="none" w:color="auto" w:sz="0" w:space="0" w:frame="1"/>
              </w:rPr>
            </w:pPr>
            <w:r w:rsidRPr="00710A6C">
              <w:rPr>
                <w:rFonts w:ascii="Consolas" w:hAnsi="Consolas" w:eastAsia="Times New Roman" w:cs="Times New Roman"/>
                <w:color w:val="777777"/>
                <w:bdr w:val="none" w:color="auto" w:sz="0" w:space="0" w:frame="1"/>
              </w:rPr>
              <w:t xml:space="preserve">   </w:t>
            </w:r>
            <w:r w:rsidRPr="00B53BA9">
              <w:rPr>
                <w:rFonts w:ascii="Consolas" w:hAnsi="Consolas" w:eastAsia="Times New Roman" w:cs="Times New Roman"/>
                <w:color w:val="777777"/>
                <w:bdr w:val="none" w:color="auto" w:sz="0" w:space="0" w:frame="1"/>
              </w:rPr>
              <w:t>[</w:t>
            </w:r>
            <w:r w:rsidRPr="00B53BA9">
              <w:rPr>
                <w:rFonts w:ascii="Consolas" w:hAnsi="Consolas" w:eastAsia="Times New Roman" w:cs="Times New Roman"/>
                <w:color w:val="000000"/>
                <w:bdr w:val="none" w:color="auto" w:sz="0" w:space="0" w:frame="1"/>
              </w:rPr>
              <w:t xml:space="preserve"> Measures</w:t>
            </w:r>
            <w:r w:rsidRPr="00B53BA9">
              <w:rPr>
                <w:rFonts w:ascii="Consolas" w:hAnsi="Consolas" w:eastAsia="Times New Roman" w:cs="Times New Roman"/>
                <w:color w:val="777777"/>
                <w:bdr w:val="none" w:color="auto" w:sz="0" w:space="0" w:frame="1"/>
              </w:rPr>
              <w:t>]</w:t>
            </w:r>
            <w:r w:rsidRPr="00B53BA9">
              <w:rPr>
                <w:rFonts w:ascii="Consolas" w:hAnsi="Consolas" w:eastAsia="Times New Roman" w:cs="Times New Roman"/>
                <w:color w:val="000000"/>
                <w:bdr w:val="none" w:color="auto" w:sz="0" w:space="0" w:frame="1"/>
              </w:rPr>
              <w:t xml:space="preserve"> = </w:t>
            </w:r>
            <w:r w:rsidRPr="00B53BA9">
              <w:rPr>
                <w:rFonts w:ascii="Consolas" w:hAnsi="Consolas" w:eastAsia="Times New Roman" w:cs="Times New Roman"/>
                <w:color w:val="777777"/>
                <w:bdr w:val="none" w:color="auto" w:sz="0" w:space="0" w:frame="1"/>
              </w:rPr>
              <w:t>{</w:t>
            </w:r>
            <w:r w:rsidRPr="00B53BA9">
              <w:rPr>
                <w:rFonts w:ascii="Consolas" w:hAnsi="Consolas" w:eastAsia="Times New Roman" w:cs="Times New Roman"/>
                <w:color w:val="0086B3"/>
                <w:bdr w:val="none" w:color="auto" w:sz="0" w:space="0" w:frame="1"/>
              </w:rPr>
              <w:t>Blank</w:t>
            </w:r>
            <w:r w:rsidRPr="00B53BA9">
              <w:rPr>
                <w:rFonts w:ascii="Consolas" w:hAnsi="Consolas" w:eastAsia="Times New Roman" w:cs="Times New Roman"/>
                <w:color w:val="777777"/>
                <w:bdr w:val="none" w:color="auto" w:sz="0" w:space="0" w:frame="1"/>
              </w:rPr>
              <w:t>()}</w:t>
            </w:r>
          </w:p>
          <w:p w:rsidR="009675FE" w:rsidP="00B53BA9" w:rsidRDefault="009675FE" w14:paraId="21D77BCD" w14:textId="77777777">
            <w:pPr>
              <w:rPr>
                <w:rFonts w:ascii="Sanofi Sans" w:hAnsi="Sanofi Sans"/>
              </w:rPr>
            </w:pPr>
          </w:p>
          <w:p w:rsidR="00B53BA9" w:rsidP="00B53BA9" w:rsidRDefault="00B53BA9" w14:paraId="06FBA054" w14:textId="1EFAD0C7">
            <w:pPr>
              <w:rPr>
                <w:rFonts w:ascii="Sanofi Sans" w:hAnsi="Sanofi Sans"/>
              </w:rPr>
            </w:pPr>
            <w:r>
              <w:rPr>
                <w:rFonts w:ascii="Sanofi Sans" w:hAnsi="Sanofi Sans"/>
              </w:rPr>
              <w:t>-Option 2:</w:t>
            </w:r>
            <w:r w:rsidR="009675FE">
              <w:rPr>
                <w:rFonts w:ascii="Sanofi Sans" w:hAnsi="Sanofi Sans"/>
              </w:rPr>
              <w:t xml:space="preserve"> Enter data</w:t>
            </w:r>
          </w:p>
          <w:p w:rsidR="00C33DE1" w:rsidP="008469DD" w:rsidRDefault="00C33DE1" w14:paraId="144735C9" w14:textId="77777777">
            <w:pPr>
              <w:rPr>
                <w:rFonts w:ascii="Sanofi Sans" w:hAnsi="Sanofi Sans"/>
              </w:rPr>
            </w:pPr>
            <w:r>
              <w:rPr>
                <w:noProof/>
              </w:rPr>
              <w:drawing>
                <wp:inline distT="0" distB="0" distL="0" distR="0" wp14:anchorId="20E660F9" wp14:editId="729D4D0E">
                  <wp:extent cx="5248275" cy="4571078"/>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58404" cy="4579900"/>
                          </a:xfrm>
                          <a:prstGeom prst="rect">
                            <a:avLst/>
                          </a:prstGeom>
                        </pic:spPr>
                      </pic:pic>
                    </a:graphicData>
                  </a:graphic>
                </wp:inline>
              </w:drawing>
            </w:r>
          </w:p>
          <w:p w:rsidR="00710A6C" w:rsidP="00EC512F" w:rsidRDefault="00710A6C" w14:paraId="36B929F4" w14:textId="77777777">
            <w:pPr>
              <w:rPr>
                <w:rFonts w:ascii="Sanofi Sans" w:hAnsi="Sanofi Sans"/>
              </w:rPr>
            </w:pPr>
          </w:p>
          <w:p w:rsidRPr="00EC512F" w:rsidR="00EC512F" w:rsidP="00EC512F" w:rsidRDefault="00EC512F" w14:paraId="5165D48C" w14:textId="569895D6">
            <w:pPr>
              <w:rPr>
                <w:rFonts w:ascii="Sanofi Sans" w:hAnsi="Sanofi Sans"/>
              </w:rPr>
            </w:pPr>
            <w:r w:rsidRPr="00EC512F">
              <w:rPr>
                <w:rFonts w:ascii="Sanofi Sans" w:hAnsi="Sanofi Sans"/>
              </w:rPr>
              <w:t>To create a sub folder (in a main table or a measure table):</w:t>
            </w:r>
          </w:p>
          <w:p w:rsidRPr="00EC512F" w:rsidR="00EC512F" w:rsidP="00EC512F" w:rsidRDefault="00EC512F" w14:paraId="3E52BD59" w14:textId="72E4584C">
            <w:pPr>
              <w:rPr>
                <w:rFonts w:ascii="Sanofi Sans" w:hAnsi="Sanofi Sans"/>
              </w:rPr>
            </w:pPr>
            <w:r>
              <w:rPr>
                <w:rFonts w:ascii="Sanofi Sans" w:hAnsi="Sanofi Sans"/>
              </w:rPr>
              <w:t>-</w:t>
            </w:r>
            <w:r w:rsidRPr="00EC512F">
              <w:rPr>
                <w:rFonts w:ascii="Sanofi Sans" w:hAnsi="Sanofi Sans"/>
              </w:rPr>
              <w:t>Go to the Model view</w:t>
            </w:r>
          </w:p>
          <w:p w:rsidRPr="00EC512F" w:rsidR="00EC512F" w:rsidP="00EC512F" w:rsidRDefault="00EC512F" w14:paraId="0736C6F8" w14:textId="3CE218AD">
            <w:pPr>
              <w:rPr>
                <w:rFonts w:ascii="Sanofi Sans" w:hAnsi="Sanofi Sans"/>
              </w:rPr>
            </w:pPr>
            <w:r>
              <w:rPr>
                <w:rFonts w:ascii="Sanofi Sans" w:hAnsi="Sanofi Sans"/>
              </w:rPr>
              <w:t>-</w:t>
            </w:r>
            <w:r w:rsidR="001F384D">
              <w:rPr>
                <w:rFonts w:ascii="Sanofi Sans" w:hAnsi="Sanofi Sans"/>
              </w:rPr>
              <w:t>Select table</w:t>
            </w:r>
            <w:r w:rsidR="00FC6A1A">
              <w:rPr>
                <w:rFonts w:ascii="Sanofi Sans" w:hAnsi="Sanofi Sans"/>
              </w:rPr>
              <w:t xml:space="preserve"> </w:t>
            </w:r>
            <w:r w:rsidRPr="00EC512F">
              <w:rPr>
                <w:rFonts w:ascii="Sanofi Sans" w:hAnsi="Sanofi Sans"/>
              </w:rPr>
              <w:t>Click the ellipsis in the top right of the table, select Measures</w:t>
            </w:r>
          </w:p>
          <w:p w:rsidRPr="00EC512F" w:rsidR="00EC512F" w:rsidP="00EC512F" w:rsidRDefault="00B3696A" w14:paraId="5B7BBE15" w14:textId="565A7A1C">
            <w:pPr>
              <w:rPr>
                <w:rFonts w:ascii="Sanofi Sans" w:hAnsi="Sanofi Sans"/>
              </w:rPr>
            </w:pPr>
            <w:r>
              <w:rPr>
                <w:rFonts w:ascii="Sanofi Sans" w:hAnsi="Sanofi Sans"/>
              </w:rPr>
              <w:t>-</w:t>
            </w:r>
            <w:r w:rsidRPr="00EC512F" w:rsidR="00EC512F">
              <w:rPr>
                <w:rFonts w:ascii="Sanofi Sans" w:hAnsi="Sanofi Sans"/>
              </w:rPr>
              <w:t>Go to Properties\Display Folder and type a name of a folder</w:t>
            </w:r>
          </w:p>
          <w:p w:rsidR="00EC512F" w:rsidP="00EC512F" w:rsidRDefault="00B80F42" w14:paraId="47C537EB" w14:textId="7FFB39F0">
            <w:pPr>
              <w:rPr>
                <w:rFonts w:ascii="Sanofi Sans" w:hAnsi="Sanofi Sans"/>
              </w:rPr>
            </w:pPr>
            <w:r>
              <w:rPr>
                <w:rFonts w:ascii="Sanofi Sans" w:hAnsi="Sanofi Sans"/>
              </w:rPr>
              <w:t>-</w:t>
            </w:r>
            <w:r w:rsidRPr="00EC512F" w:rsidR="00EC512F">
              <w:rPr>
                <w:rFonts w:ascii="Sanofi Sans" w:hAnsi="Sanofi Sans"/>
              </w:rPr>
              <w:t>You can also create nested sub folders as  MainFolder\SubFolder</w:t>
            </w:r>
          </w:p>
          <w:p w:rsidR="00EC512F" w:rsidP="008469DD" w:rsidRDefault="00EC512F" w14:paraId="689881B9" w14:textId="77777777">
            <w:pPr>
              <w:rPr>
                <w:rFonts w:ascii="Sanofi Sans" w:hAnsi="Sanofi Sans"/>
              </w:rPr>
            </w:pPr>
          </w:p>
          <w:p w:rsidR="008319ED" w:rsidP="008469DD" w:rsidRDefault="008319ED" w14:paraId="3A1C3835" w14:textId="77777777">
            <w:pPr>
              <w:rPr>
                <w:rFonts w:ascii="Sanofi Sans" w:hAnsi="Sanofi Sans"/>
              </w:rPr>
            </w:pPr>
            <w:r>
              <w:rPr>
                <w:noProof/>
              </w:rPr>
              <w:drawing>
                <wp:inline distT="0" distB="0" distL="0" distR="0" wp14:anchorId="6ED93ED8" wp14:editId="63828159">
                  <wp:extent cx="4564124" cy="1790700"/>
                  <wp:effectExtent l="0" t="0" r="825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95478" cy="1803001"/>
                          </a:xfrm>
                          <a:prstGeom prst="rect">
                            <a:avLst/>
                          </a:prstGeom>
                        </pic:spPr>
                      </pic:pic>
                    </a:graphicData>
                  </a:graphic>
                </wp:inline>
              </w:drawing>
            </w:r>
          </w:p>
          <w:p w:rsidRPr="00535FC3" w:rsidR="008319ED" w:rsidP="008469DD" w:rsidRDefault="008319ED" w14:paraId="6F32CD4A" w14:textId="1E1F841E">
            <w:pPr>
              <w:rPr>
                <w:rFonts w:ascii="Sanofi Sans" w:hAnsi="Sanofi Sans"/>
              </w:rPr>
            </w:pPr>
          </w:p>
        </w:tc>
      </w:tr>
      <w:tr w:rsidRPr="00535FC3" w:rsidR="000B0997" w:rsidTr="329C1B6E" w14:paraId="6B79A903" w14:textId="77777777">
        <w:trPr>
          <w:trHeight w:val="287"/>
        </w:trPr>
        <w:tc>
          <w:tcPr>
            <w:tcW w:w="9175" w:type="dxa"/>
            <w:tcMar/>
          </w:tcPr>
          <w:p w:rsidR="00532830" w:rsidP="009878D7" w:rsidRDefault="00532830" w14:paraId="7369C8B8" w14:textId="77777777">
            <w:pPr>
              <w:rPr>
                <w:rFonts w:ascii="Sanofi Sans" w:hAnsi="Sanofi Sans"/>
              </w:rPr>
            </w:pPr>
          </w:p>
          <w:p w:rsidR="009878D7" w:rsidP="009878D7" w:rsidRDefault="009878D7" w14:paraId="6C95C3F7" w14:textId="6F323009">
            <w:pPr>
              <w:rPr>
                <w:rFonts w:ascii="Sanofi Sans" w:hAnsi="Sanofi Sans"/>
              </w:rPr>
            </w:pPr>
            <w:r w:rsidRPr="009878D7">
              <w:rPr>
                <w:rFonts w:ascii="Sanofi Sans" w:hAnsi="Sanofi Sans"/>
              </w:rPr>
              <w:t>Alternatives to Using Measure Tables</w:t>
            </w:r>
            <w:r>
              <w:rPr>
                <w:rFonts w:ascii="Sanofi Sans" w:hAnsi="Sanofi Sans"/>
              </w:rPr>
              <w:t>:</w:t>
            </w:r>
          </w:p>
          <w:p w:rsidRPr="009878D7" w:rsidR="009878D7" w:rsidP="009878D7" w:rsidRDefault="009878D7" w14:paraId="489C65E0" w14:textId="319DD6F5">
            <w:pPr>
              <w:rPr>
                <w:rFonts w:ascii="Sanofi Sans" w:hAnsi="Sanofi Sans"/>
              </w:rPr>
            </w:pPr>
            <w:r>
              <w:rPr>
                <w:rFonts w:ascii="Sanofi Sans" w:hAnsi="Sanofi Sans"/>
              </w:rPr>
              <w:t>-</w:t>
            </w:r>
            <w:r w:rsidRPr="009878D7">
              <w:rPr>
                <w:rFonts w:ascii="Sanofi Sans" w:hAnsi="Sanofi Sans"/>
              </w:rPr>
              <w:t>It is possible to create sub folders for measures using the latest versions of Power BI desktop. You can make sub folders float to the top of the table using a suitable name for the folder (i.e., it will sort alphabetically).</w:t>
            </w:r>
          </w:p>
          <w:p w:rsidR="00A90AD5" w:rsidP="009878D7" w:rsidRDefault="009878D7" w14:paraId="7D05B2DF" w14:textId="77777777">
            <w:pPr>
              <w:rPr>
                <w:rFonts w:ascii="Sanofi Sans" w:hAnsi="Sanofi Sans"/>
              </w:rPr>
            </w:pPr>
            <w:r>
              <w:rPr>
                <w:rFonts w:ascii="Sanofi Sans" w:hAnsi="Sanofi Sans"/>
              </w:rPr>
              <w:t>-</w:t>
            </w:r>
            <w:r w:rsidRPr="009878D7">
              <w:rPr>
                <w:rFonts w:ascii="Sanofi Sans" w:hAnsi="Sanofi Sans"/>
              </w:rPr>
              <w:t xml:space="preserve">It is also possible to hide all columns in a data table just leaving the measures visible. When you do this the data table behaves like a measure table.  </w:t>
            </w:r>
          </w:p>
          <w:p w:rsidRPr="009878D7" w:rsidR="009878D7" w:rsidP="009878D7" w:rsidRDefault="009878D7" w14:paraId="32FD2AAD" w14:textId="384CFFFF">
            <w:pPr>
              <w:rPr>
                <w:rFonts w:ascii="Sanofi Sans" w:hAnsi="Sanofi Sans"/>
              </w:rPr>
            </w:pPr>
            <w:r w:rsidRPr="009878D7">
              <w:rPr>
                <w:rFonts w:ascii="Sanofi Sans" w:hAnsi="Sanofi Sans"/>
              </w:rPr>
              <w:t>There are some downsides when you hide all the columns</w:t>
            </w:r>
          </w:p>
          <w:p w:rsidRPr="00CF5A1A" w:rsidR="009878D7" w:rsidP="329C1B6E" w:rsidRDefault="009878D7" w14:paraId="355B0E28" w14:textId="13415B1D">
            <w:pPr>
              <w:pStyle w:val="ListParagraph"/>
              <w:numPr>
                <w:ilvl w:val="0"/>
                <w:numId w:val="11"/>
              </w:numPr>
              <w:ind w:left="600" w:hanging="240"/>
              <w:rPr>
                <w:rFonts w:ascii="Sanofi Sans" w:hAnsi="Sanofi Sans"/>
                <w:lang w:val="en-US"/>
              </w:rPr>
            </w:pPr>
            <w:r w:rsidRPr="329C1B6E" w:rsidR="243E8BDD">
              <w:rPr>
                <w:rFonts w:ascii="Sanofi Sans" w:hAnsi="Sanofi Sans"/>
                <w:lang w:val="en-US"/>
              </w:rPr>
              <w:t>You remove the possibility to drag and drop the column itself (</w:t>
            </w:r>
            <w:r w:rsidRPr="329C1B6E" w:rsidR="409B1770">
              <w:rPr>
                <w:rFonts w:ascii="Sanofi Sans" w:hAnsi="Sanofi Sans"/>
                <w:lang w:val="en-US"/>
              </w:rPr>
              <w:t>e.g.,</w:t>
            </w:r>
            <w:r w:rsidRPr="329C1B6E" w:rsidR="243E8BDD">
              <w:rPr>
                <w:rFonts w:ascii="Sanofi Sans" w:hAnsi="Sanofi Sans"/>
                <w:lang w:val="en-US"/>
              </w:rPr>
              <w:t xml:space="preserve"> find the MAX(</w:t>
            </w:r>
            <w:r w:rsidRPr="329C1B6E" w:rsidR="243E8BDD">
              <w:rPr>
                <w:rFonts w:ascii="Sanofi Sans" w:hAnsi="Sanofi Sans"/>
                <w:lang w:val="en-US"/>
              </w:rPr>
              <w:t>Sales[</w:t>
            </w:r>
            <w:r w:rsidRPr="329C1B6E" w:rsidR="243E8BDD">
              <w:rPr>
                <w:rFonts w:ascii="Sanofi Sans" w:hAnsi="Sanofi Sans"/>
                <w:lang w:val="en-US"/>
              </w:rPr>
              <w:t>Quantity]) without writing a measure).</w:t>
            </w:r>
          </w:p>
          <w:p w:rsidR="000B0997" w:rsidP="00532830" w:rsidRDefault="009878D7" w14:paraId="6F20AC71" w14:textId="3607C275">
            <w:pPr>
              <w:pStyle w:val="ListParagraph"/>
              <w:numPr>
                <w:ilvl w:val="0"/>
                <w:numId w:val="11"/>
              </w:numPr>
              <w:ind w:left="600" w:hanging="240"/>
              <w:rPr>
                <w:rFonts w:ascii="Sanofi Sans" w:hAnsi="Sanofi Sans"/>
              </w:rPr>
            </w:pPr>
            <w:r w:rsidRPr="00CF5A1A">
              <w:rPr>
                <w:rFonts w:ascii="Sanofi Sans" w:hAnsi="Sanofi Sans"/>
              </w:rPr>
              <w:t>You may need one of the columns for</w:t>
            </w:r>
            <w:r w:rsidR="00695513">
              <w:rPr>
                <w:rFonts w:ascii="Sanofi Sans" w:hAnsi="Sanofi Sans"/>
              </w:rPr>
              <w:t xml:space="preserve"> further</w:t>
            </w:r>
            <w:r w:rsidRPr="00CF5A1A">
              <w:rPr>
                <w:rFonts w:ascii="Sanofi Sans" w:hAnsi="Sanofi Sans"/>
              </w:rPr>
              <w:t xml:space="preserve"> analysis</w:t>
            </w:r>
          </w:p>
          <w:p w:rsidRPr="00CF5A1A" w:rsidR="00695513" w:rsidP="00695513" w:rsidRDefault="00695513" w14:paraId="2E075CA3" w14:textId="7FEAD600">
            <w:pPr>
              <w:pStyle w:val="ListParagraph"/>
              <w:ind w:left="600"/>
              <w:rPr>
                <w:rFonts w:ascii="Sanofi Sans" w:hAnsi="Sanofi Sans"/>
              </w:rPr>
            </w:pPr>
          </w:p>
        </w:tc>
      </w:tr>
    </w:tbl>
    <w:p w:rsidR="00535FC3" w:rsidP="006808EE" w:rsidRDefault="00535FC3" w14:paraId="042F4492" w14:textId="77777777"/>
    <w:tbl>
      <w:tblPr>
        <w:tblStyle w:val="TableGrid"/>
        <w:tblW w:w="0" w:type="auto"/>
        <w:tblLayout w:type="fixed"/>
        <w:tblLook w:val="04A0" w:firstRow="1" w:lastRow="0" w:firstColumn="1" w:lastColumn="0" w:noHBand="0" w:noVBand="1"/>
      </w:tblPr>
      <w:tblGrid>
        <w:gridCol w:w="9175"/>
      </w:tblGrid>
      <w:tr w:rsidRPr="00535FC3" w:rsidR="006D3E20" w:rsidTr="006776F7" w14:paraId="14C0F7FD" w14:textId="77777777">
        <w:trPr>
          <w:trHeight w:val="341"/>
        </w:trPr>
        <w:tc>
          <w:tcPr>
            <w:tcW w:w="9175" w:type="dxa"/>
            <w:shd w:val="clear" w:color="auto" w:fill="F2F2F2" w:themeFill="background1" w:themeFillShade="F2"/>
            <w:vAlign w:val="center"/>
          </w:tcPr>
          <w:p w:rsidRPr="00535FC3" w:rsidR="006D3E20" w:rsidP="006776F7" w:rsidRDefault="006D3E20" w14:paraId="7B84125A" w14:textId="3E2ECD4F">
            <w:pPr>
              <w:autoSpaceDE w:val="0"/>
              <w:autoSpaceDN w:val="0"/>
              <w:adjustRightInd w:val="0"/>
              <w:rPr>
                <w:rFonts w:ascii="Sanofi Sans" w:hAnsi="Sanofi Sans" w:cs="PalatinoLinotype-Roman"/>
                <w:b/>
                <w:bCs/>
              </w:rPr>
            </w:pPr>
            <w:r w:rsidRPr="00535FC3">
              <w:rPr>
                <w:rFonts w:ascii="Sanofi Sans" w:hAnsi="Sanofi Sans" w:cs="PalatinoLinotype-Roman"/>
                <w:b/>
                <w:bCs/>
              </w:rPr>
              <w:t>Variables</w:t>
            </w:r>
          </w:p>
        </w:tc>
      </w:tr>
      <w:tr w:rsidRPr="00535FC3" w:rsidR="006D3E20" w:rsidTr="006776F7" w14:paraId="0E587539" w14:textId="77777777">
        <w:trPr>
          <w:trHeight w:val="287"/>
        </w:trPr>
        <w:tc>
          <w:tcPr>
            <w:tcW w:w="9175" w:type="dxa"/>
          </w:tcPr>
          <w:p w:rsidRPr="00535FC3" w:rsidR="00E54757" w:rsidP="00E54757" w:rsidRDefault="00E54757" w14:paraId="5610F585" w14:textId="10573A56">
            <w:pPr>
              <w:rPr>
                <w:rFonts w:ascii="Sanofi Sans" w:hAnsi="Sanofi Sans"/>
              </w:rPr>
            </w:pPr>
            <w:r w:rsidRPr="00535FC3">
              <w:rPr>
                <w:rFonts w:ascii="Sanofi Sans" w:hAnsi="Sanofi Sans"/>
              </w:rPr>
              <w:t>Variables (VAR) are DAX expressions which can be reused multiple times within a query, and are commonly used for two key purposes</w:t>
            </w:r>
            <w:r w:rsidR="00144F8D">
              <w:rPr>
                <w:rFonts w:ascii="Sanofi Sans" w:hAnsi="Sanofi Sans"/>
              </w:rPr>
              <w:t>:</w:t>
            </w:r>
          </w:p>
          <w:p w:rsidRPr="00535FC3" w:rsidR="00E54757" w:rsidP="00E54757" w:rsidRDefault="00E54757" w14:paraId="397A9712" w14:textId="121C0E27">
            <w:pPr>
              <w:rPr>
                <w:rFonts w:ascii="Sanofi Sans" w:hAnsi="Sanofi Sans"/>
              </w:rPr>
            </w:pPr>
            <w:r w:rsidRPr="00535FC3">
              <w:rPr>
                <w:rFonts w:ascii="Sanofi Sans" w:hAnsi="Sanofi Sans"/>
              </w:rPr>
              <w:t>•Readability: Variables make complex code more human readable</w:t>
            </w:r>
          </w:p>
          <w:p w:rsidR="006D3E20" w:rsidP="00E54757" w:rsidRDefault="00E54757" w14:paraId="5A921CDF" w14:textId="097D7182">
            <w:pPr>
              <w:rPr>
                <w:rFonts w:ascii="Sanofi Sans" w:hAnsi="Sanofi Sans"/>
              </w:rPr>
            </w:pPr>
            <w:r w:rsidRPr="00535FC3">
              <w:rPr>
                <w:rFonts w:ascii="Sanofi Sans" w:hAnsi="Sanofi Sans"/>
              </w:rPr>
              <w:t>•Performance: Variables are only evaluated once no matter how often they are used within a query</w:t>
            </w:r>
          </w:p>
          <w:p w:rsidRPr="00535FC3" w:rsidR="00C561ED" w:rsidP="00E54757" w:rsidRDefault="00C561ED" w14:paraId="2C78490B" w14:textId="77777777">
            <w:pPr>
              <w:rPr>
                <w:rFonts w:ascii="Sanofi Sans" w:hAnsi="Sanofi Sans"/>
              </w:rPr>
            </w:pPr>
          </w:p>
          <w:p w:rsidR="00C561ED" w:rsidP="00C561ED" w:rsidRDefault="00C561ED" w14:paraId="3B1E039D" w14:textId="77777777">
            <w:pPr>
              <w:rPr>
                <w:rFonts w:ascii="Segoe MDL2 Assets" w:hAnsi="Segoe MDL2 Assets"/>
                <w:b/>
                <w:bCs/>
                <w:color w:val="7A00E6"/>
                <w:sz w:val="28"/>
                <w:szCs w:val="28"/>
              </w:rPr>
            </w:pPr>
            <w:r w:rsidRPr="00C551BC">
              <w:rPr>
                <w:rFonts w:ascii="Segoe MDL2 Assets" w:hAnsi="Segoe MDL2 Assets"/>
                <w:b/>
                <w:bCs/>
                <w:color w:val="7A00E6"/>
                <w:sz w:val="28"/>
                <w:szCs w:val="28"/>
              </w:rPr>
              <w:t></w:t>
            </w:r>
          </w:p>
          <w:p w:rsidR="00E54757" w:rsidP="004329CB" w:rsidRDefault="004329CB" w14:paraId="4A85C538" w14:textId="04BD9693">
            <w:pPr>
              <w:rPr>
                <w:rFonts w:ascii="Sanofi Sans" w:hAnsi="Sanofi Sans"/>
              </w:rPr>
            </w:pPr>
            <w:r w:rsidRPr="004329CB">
              <w:rPr>
                <w:rFonts w:ascii="Sanofi Sans" w:hAnsi="Sanofi Sans"/>
              </w:rPr>
              <w:t>Variables allow you to store hard coded values or the results that are returned by a DAX</w:t>
            </w:r>
            <w:r>
              <w:rPr>
                <w:rFonts w:ascii="Sanofi Sans" w:hAnsi="Sanofi Sans"/>
              </w:rPr>
              <w:t xml:space="preserve"> </w:t>
            </w:r>
            <w:r w:rsidRPr="004329CB">
              <w:rPr>
                <w:rFonts w:ascii="Sanofi Sans" w:hAnsi="Sanofi Sans"/>
              </w:rPr>
              <w:t>expression. They can store both scalar values and tables and can be used within the</w:t>
            </w:r>
            <w:r>
              <w:rPr>
                <w:rFonts w:ascii="Sanofi Sans" w:hAnsi="Sanofi Sans"/>
              </w:rPr>
              <w:t xml:space="preserve"> </w:t>
            </w:r>
            <w:r w:rsidRPr="004329CB">
              <w:rPr>
                <w:rFonts w:ascii="Sanofi Sans" w:hAnsi="Sanofi Sans"/>
              </w:rPr>
              <w:t>definitions of calculated columns, measures, and tables.</w:t>
            </w:r>
          </w:p>
          <w:p w:rsidR="00C804FB" w:rsidP="009E31DE" w:rsidRDefault="009E31DE" w14:paraId="60FD52D0" w14:textId="77777777">
            <w:pPr>
              <w:rPr>
                <w:rFonts w:ascii="Sanofi Sans" w:hAnsi="Sanofi Sans"/>
              </w:rPr>
            </w:pPr>
            <w:r w:rsidRPr="009E31DE">
              <w:rPr>
                <w:rFonts w:ascii="Sanofi Sans" w:hAnsi="Sanofi Sans"/>
              </w:rPr>
              <w:t>A variable is declared using the VAR keyword</w:t>
            </w:r>
            <w:r w:rsidR="00C804FB">
              <w:rPr>
                <w:rFonts w:ascii="Sanofi Sans" w:hAnsi="Sanofi Sans"/>
              </w:rPr>
              <w:t>.</w:t>
            </w:r>
          </w:p>
          <w:p w:rsidRPr="00C804FB" w:rsidR="00C804FB" w:rsidP="00C804FB" w:rsidRDefault="00C804FB" w14:paraId="0341AED4" w14:textId="77777777">
            <w:pPr>
              <w:rPr>
                <w:rFonts w:ascii="Sanofi Sans" w:hAnsi="Sanofi Sans"/>
              </w:rPr>
            </w:pPr>
            <w:r w:rsidRPr="00C804FB">
              <w:rPr>
                <w:rFonts w:ascii="Sanofi Sans" w:hAnsi="Sanofi Sans"/>
              </w:rPr>
              <w:t>DAX queries which use variables must include two key components: the</w:t>
            </w:r>
          </w:p>
          <w:p w:rsidR="009E31DE" w:rsidP="00C804FB" w:rsidRDefault="00C804FB" w14:paraId="0513C5B0" w14:textId="64169C1B">
            <w:pPr>
              <w:rPr>
                <w:rFonts w:ascii="Sanofi Sans" w:hAnsi="Sanofi Sans"/>
              </w:rPr>
            </w:pPr>
            <w:r w:rsidRPr="00C804FB">
              <w:rPr>
                <w:rFonts w:ascii="Sanofi Sans" w:hAnsi="Sanofi Sans"/>
              </w:rPr>
              <w:t>Declaration</w:t>
            </w:r>
            <w:r>
              <w:rPr>
                <w:rFonts w:ascii="Sanofi Sans" w:hAnsi="Sanofi Sans"/>
              </w:rPr>
              <w:t xml:space="preserve"> </w:t>
            </w:r>
            <w:r w:rsidRPr="00C804FB">
              <w:rPr>
                <w:rFonts w:ascii="Sanofi Sans" w:hAnsi="Sanofi Sans"/>
              </w:rPr>
              <w:t>expression and the return expression</w:t>
            </w:r>
            <w:r w:rsidRPr="009E31DE" w:rsidR="009E31DE">
              <w:rPr>
                <w:rFonts w:ascii="Sanofi Sans" w:hAnsi="Sanofi Sans"/>
              </w:rPr>
              <w:t>:</w:t>
            </w:r>
          </w:p>
          <w:p w:rsidRPr="009E31DE" w:rsidR="00A13A21" w:rsidP="009E31DE" w:rsidRDefault="00A13A21" w14:paraId="6784BC4A" w14:textId="77777777">
            <w:pPr>
              <w:rPr>
                <w:rFonts w:ascii="Sanofi Sans" w:hAnsi="Sanofi Sans"/>
              </w:rPr>
            </w:pPr>
          </w:p>
          <w:p w:rsidRPr="000A5DAA" w:rsidR="009E31DE" w:rsidP="009E31DE" w:rsidRDefault="009E31DE" w14:paraId="6293920E" w14:textId="77777777">
            <w:pPr>
              <w:rPr>
                <w:rFonts w:ascii="Consolas" w:hAnsi="Consolas"/>
              </w:rPr>
            </w:pPr>
            <w:r w:rsidRPr="000A5DAA">
              <w:rPr>
                <w:rFonts w:ascii="Consolas" w:hAnsi="Consolas" w:eastAsia="Times New Roman" w:cs="Times New Roman"/>
                <w:color w:val="0000FF"/>
              </w:rPr>
              <w:t>VAR</w:t>
            </w:r>
            <w:r w:rsidRPr="000A5DAA">
              <w:rPr>
                <w:rFonts w:ascii="Consolas" w:hAnsi="Consolas"/>
              </w:rPr>
              <w:t xml:space="preserve"> &lt;variableName&gt; = &lt;DAX expression&gt;</w:t>
            </w:r>
          </w:p>
          <w:p w:rsidRPr="000A5DAA" w:rsidR="009E31DE" w:rsidP="009E31DE" w:rsidRDefault="009E31DE" w14:paraId="525707DD" w14:textId="77777777">
            <w:pPr>
              <w:rPr>
                <w:rFonts w:ascii="Consolas" w:hAnsi="Consolas"/>
              </w:rPr>
            </w:pPr>
            <w:r w:rsidRPr="000A5DAA">
              <w:rPr>
                <w:rFonts w:ascii="Consolas" w:hAnsi="Consolas" w:eastAsia="Times New Roman" w:cs="Times New Roman"/>
                <w:color w:val="0000FF"/>
              </w:rPr>
              <w:t>RETURN</w:t>
            </w:r>
            <w:r w:rsidRPr="000A5DAA">
              <w:rPr>
                <w:rFonts w:ascii="Consolas" w:hAnsi="Consolas"/>
              </w:rPr>
              <w:t xml:space="preserve"> &lt;DAX expression including variableName&gt;</w:t>
            </w:r>
          </w:p>
          <w:p w:rsidR="00A13A21" w:rsidP="009E31DE" w:rsidRDefault="00A13A21" w14:paraId="4C13E4F6" w14:textId="59CBC6CF">
            <w:pPr>
              <w:rPr>
                <w:rFonts w:ascii="Sanofi Sans" w:hAnsi="Sanofi Sans"/>
              </w:rPr>
            </w:pPr>
          </w:p>
          <w:p w:rsidR="002C3C06" w:rsidP="009E31DE" w:rsidRDefault="002C3C06" w14:paraId="7996D5F4" w14:textId="33CDC946">
            <w:pPr>
              <w:rPr>
                <w:rFonts w:ascii="Sanofi Sans" w:hAnsi="Sanofi Sans"/>
              </w:rPr>
            </w:pPr>
            <w:r>
              <w:rPr>
                <w:rFonts w:ascii="Sanofi Sans" w:hAnsi="Sanofi Sans"/>
              </w:rPr>
              <w:t>Example:</w:t>
            </w:r>
          </w:p>
          <w:p w:rsidR="002C3C06" w:rsidP="009E31DE" w:rsidRDefault="002C3C06" w14:paraId="23E7B755" w14:textId="44A8CEA8">
            <w:pPr>
              <w:rPr>
                <w:rFonts w:ascii="Sanofi Sans" w:hAnsi="Sanofi Sans"/>
              </w:rPr>
            </w:pPr>
            <w:r>
              <w:rPr>
                <w:noProof/>
              </w:rPr>
              <w:drawing>
                <wp:inline distT="0" distB="0" distL="0" distR="0" wp14:anchorId="1B0CD468" wp14:editId="4F75D680">
                  <wp:extent cx="3752850" cy="365987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762462" cy="3669248"/>
                          </a:xfrm>
                          <a:prstGeom prst="rect">
                            <a:avLst/>
                          </a:prstGeom>
                        </pic:spPr>
                      </pic:pic>
                    </a:graphicData>
                  </a:graphic>
                </wp:inline>
              </w:drawing>
            </w:r>
          </w:p>
          <w:p w:rsidR="002C3C06" w:rsidP="009E31DE" w:rsidRDefault="002C3C06" w14:paraId="090FB08F" w14:textId="77777777">
            <w:pPr>
              <w:rPr>
                <w:rFonts w:ascii="Sanofi Sans" w:hAnsi="Sanofi Sans"/>
              </w:rPr>
            </w:pPr>
          </w:p>
          <w:p w:rsidRPr="009E31DE" w:rsidR="009E31DE" w:rsidP="009E31DE" w:rsidRDefault="009E31DE" w14:paraId="6CF9DB01" w14:textId="07DAB2D4">
            <w:pPr>
              <w:rPr>
                <w:rFonts w:ascii="Sanofi Sans" w:hAnsi="Sanofi Sans"/>
              </w:rPr>
            </w:pPr>
            <w:r w:rsidRPr="009E31DE">
              <w:rPr>
                <w:rFonts w:ascii="Sanofi Sans" w:hAnsi="Sanofi Sans"/>
              </w:rPr>
              <w:t>When defining an expression, you can use as many variables as you need; each variable is</w:t>
            </w:r>
            <w:r w:rsidR="006405FF">
              <w:rPr>
                <w:rFonts w:ascii="Sanofi Sans" w:hAnsi="Sanofi Sans"/>
              </w:rPr>
              <w:t xml:space="preserve"> </w:t>
            </w:r>
            <w:r w:rsidRPr="009E31DE">
              <w:rPr>
                <w:rFonts w:ascii="Sanofi Sans" w:hAnsi="Sanofi Sans"/>
              </w:rPr>
              <w:t>declared using its own VAR keyword. Variables can be used for declaration purposes when</w:t>
            </w:r>
            <w:r w:rsidR="006405FF">
              <w:rPr>
                <w:rFonts w:ascii="Sanofi Sans" w:hAnsi="Sanofi Sans"/>
              </w:rPr>
              <w:t xml:space="preserve"> </w:t>
            </w:r>
            <w:r w:rsidRPr="009E31DE">
              <w:rPr>
                <w:rFonts w:ascii="Sanofi Sans" w:hAnsi="Sanofi Sans"/>
              </w:rPr>
              <w:t>defining other variables, as well as to return values in the expression given after the RETURN</w:t>
            </w:r>
            <w:r w:rsidR="006405FF">
              <w:rPr>
                <w:rFonts w:ascii="Sanofi Sans" w:hAnsi="Sanofi Sans"/>
              </w:rPr>
              <w:t xml:space="preserve"> </w:t>
            </w:r>
            <w:r w:rsidRPr="009E31DE">
              <w:rPr>
                <w:rFonts w:ascii="Sanofi Sans" w:hAnsi="Sanofi Sans"/>
              </w:rPr>
              <w:t>keyword.</w:t>
            </w:r>
          </w:p>
          <w:p w:rsidRPr="009E31DE" w:rsidR="009E31DE" w:rsidP="009E31DE" w:rsidRDefault="009E31DE" w14:paraId="4A5B9C2F" w14:textId="54DE0572">
            <w:pPr>
              <w:rPr>
                <w:rFonts w:ascii="Sanofi Sans" w:hAnsi="Sanofi Sans"/>
              </w:rPr>
            </w:pPr>
            <w:r w:rsidRPr="009E31DE">
              <w:rPr>
                <w:rFonts w:ascii="Sanofi Sans" w:hAnsi="Sanofi Sans"/>
              </w:rPr>
              <w:t>The RETURN keyword is used to define the return expression, which is then used to define</w:t>
            </w:r>
            <w:r w:rsidR="006405FF">
              <w:rPr>
                <w:rFonts w:ascii="Sanofi Sans" w:hAnsi="Sanofi Sans"/>
              </w:rPr>
              <w:t xml:space="preserve"> </w:t>
            </w:r>
            <w:r w:rsidRPr="009E31DE">
              <w:rPr>
                <w:rFonts w:ascii="Sanofi Sans" w:hAnsi="Sanofi Sans"/>
              </w:rPr>
              <w:t>the calculated column, measure, or table.</w:t>
            </w:r>
          </w:p>
          <w:p w:rsidR="00691D57" w:rsidP="009E31DE" w:rsidRDefault="009E31DE" w14:paraId="149A3362" w14:textId="77777777">
            <w:pPr>
              <w:rPr>
                <w:rFonts w:ascii="Sanofi Sans" w:hAnsi="Sanofi Sans"/>
              </w:rPr>
            </w:pPr>
            <w:r w:rsidRPr="009E31DE">
              <w:rPr>
                <w:rFonts w:ascii="Sanofi Sans" w:hAnsi="Sanofi Sans"/>
              </w:rPr>
              <w:t xml:space="preserve">Once a variable has been declared and initialized, it cannot be assigned another value. </w:t>
            </w:r>
          </w:p>
          <w:p w:rsidRPr="009E31DE" w:rsidR="009E31DE" w:rsidP="009E31DE" w:rsidRDefault="009E31DE" w14:paraId="4E1BCA04" w14:textId="73440C56">
            <w:pPr>
              <w:rPr>
                <w:rFonts w:ascii="Sanofi Sans" w:hAnsi="Sanofi Sans"/>
              </w:rPr>
            </w:pPr>
            <w:r w:rsidRPr="009E31DE">
              <w:rPr>
                <w:rFonts w:ascii="Sanofi Sans" w:hAnsi="Sanofi Sans"/>
              </w:rPr>
              <w:t>So,</w:t>
            </w:r>
            <w:r w:rsidR="006405FF">
              <w:rPr>
                <w:rFonts w:ascii="Sanofi Sans" w:hAnsi="Sanofi Sans"/>
              </w:rPr>
              <w:t xml:space="preserve"> </w:t>
            </w:r>
            <w:r w:rsidRPr="009E31DE">
              <w:rPr>
                <w:rFonts w:ascii="Sanofi Sans" w:hAnsi="Sanofi Sans"/>
              </w:rPr>
              <w:t>for example, the following would produce an error:</w:t>
            </w:r>
          </w:p>
          <w:p w:rsidRPr="00691D57" w:rsidR="009E31DE" w:rsidP="009E31DE" w:rsidRDefault="009E31DE" w14:paraId="1B21CD47" w14:textId="77777777">
            <w:pPr>
              <w:rPr>
                <w:rFonts w:ascii="Consolas" w:hAnsi="Consolas"/>
              </w:rPr>
            </w:pPr>
            <w:r w:rsidRPr="00691D57">
              <w:rPr>
                <w:rFonts w:ascii="Consolas" w:hAnsi="Consolas" w:eastAsia="Times New Roman" w:cs="Times New Roman"/>
                <w:color w:val="0000FF"/>
              </w:rPr>
              <w:t>VAR</w:t>
            </w:r>
            <w:r w:rsidRPr="00691D57">
              <w:rPr>
                <w:rFonts w:ascii="Consolas" w:hAnsi="Consolas"/>
              </w:rPr>
              <w:t xml:space="preserve"> varOne = 1</w:t>
            </w:r>
          </w:p>
          <w:p w:rsidRPr="00691D57" w:rsidR="009E31DE" w:rsidP="009E31DE" w:rsidRDefault="009E31DE" w14:paraId="7ACCDDC1" w14:textId="77777777">
            <w:pPr>
              <w:rPr>
                <w:rFonts w:ascii="Consolas" w:hAnsi="Consolas"/>
              </w:rPr>
            </w:pPr>
            <w:r w:rsidRPr="00691D57">
              <w:rPr>
                <w:rFonts w:ascii="Consolas" w:hAnsi="Consolas" w:eastAsia="Times New Roman" w:cs="Times New Roman"/>
                <w:color w:val="0000FF"/>
              </w:rPr>
              <w:t>VAR</w:t>
            </w:r>
            <w:r w:rsidRPr="00691D57">
              <w:rPr>
                <w:rFonts w:ascii="Consolas" w:hAnsi="Consolas"/>
              </w:rPr>
              <w:t xml:space="preserve"> varOne = varOne + 1</w:t>
            </w:r>
          </w:p>
          <w:p w:rsidRPr="00691D57" w:rsidR="009E31DE" w:rsidP="009E31DE" w:rsidRDefault="009E31DE" w14:paraId="20642176" w14:textId="77777777">
            <w:pPr>
              <w:rPr>
                <w:rFonts w:ascii="Consolas" w:hAnsi="Consolas"/>
              </w:rPr>
            </w:pPr>
            <w:r w:rsidRPr="00691D57">
              <w:rPr>
                <w:rFonts w:ascii="Consolas" w:hAnsi="Consolas" w:eastAsia="Times New Roman" w:cs="Times New Roman"/>
                <w:color w:val="0000FF"/>
              </w:rPr>
              <w:t>RETURN</w:t>
            </w:r>
            <w:r w:rsidRPr="00691D57">
              <w:rPr>
                <w:rFonts w:ascii="Consolas" w:hAnsi="Consolas"/>
              </w:rPr>
              <w:t xml:space="preserve"> varOne</w:t>
            </w:r>
          </w:p>
          <w:p w:rsidR="00691D57" w:rsidP="009E31DE" w:rsidRDefault="00691D57" w14:paraId="69D16834" w14:textId="77777777">
            <w:pPr>
              <w:rPr>
                <w:rFonts w:ascii="Sanofi Sans" w:hAnsi="Sanofi Sans"/>
              </w:rPr>
            </w:pPr>
          </w:p>
          <w:p w:rsidRPr="009E31DE" w:rsidR="009E31DE" w:rsidP="009E31DE" w:rsidRDefault="009E31DE" w14:paraId="721A5C3A" w14:textId="39B63555">
            <w:pPr>
              <w:rPr>
                <w:rFonts w:ascii="Sanofi Sans" w:hAnsi="Sanofi Sans"/>
              </w:rPr>
            </w:pPr>
            <w:r w:rsidRPr="009E31DE">
              <w:rPr>
                <w:rFonts w:ascii="Sanofi Sans" w:hAnsi="Sanofi Sans"/>
              </w:rPr>
              <w:t>Instead, you should declare a second variable and then use the first variable as part of the</w:t>
            </w:r>
            <w:r w:rsidR="00691D57">
              <w:rPr>
                <w:rFonts w:ascii="Sanofi Sans" w:hAnsi="Sanofi Sans"/>
              </w:rPr>
              <w:t xml:space="preserve"> </w:t>
            </w:r>
            <w:r w:rsidRPr="009E31DE">
              <w:rPr>
                <w:rFonts w:ascii="Sanofi Sans" w:hAnsi="Sanofi Sans"/>
              </w:rPr>
              <w:t>second variable's declaration. Then, you can use the second variable in the expression being</w:t>
            </w:r>
            <w:r w:rsidR="00691D57">
              <w:rPr>
                <w:rFonts w:ascii="Sanofi Sans" w:hAnsi="Sanofi Sans"/>
              </w:rPr>
              <w:t xml:space="preserve"> </w:t>
            </w:r>
            <w:r w:rsidRPr="009E31DE">
              <w:rPr>
                <w:rFonts w:ascii="Sanofi Sans" w:hAnsi="Sanofi Sans"/>
              </w:rPr>
              <w:t>used with the RETURN keyword, as shown in the following example:</w:t>
            </w:r>
          </w:p>
          <w:p w:rsidRPr="00691D57" w:rsidR="009E31DE" w:rsidP="009E31DE" w:rsidRDefault="009E31DE" w14:paraId="78511C85" w14:textId="77777777">
            <w:pPr>
              <w:rPr>
                <w:rFonts w:ascii="Consolas" w:hAnsi="Consolas"/>
              </w:rPr>
            </w:pPr>
            <w:r w:rsidRPr="00691D57">
              <w:rPr>
                <w:rFonts w:ascii="Consolas" w:hAnsi="Consolas" w:eastAsia="Times New Roman" w:cs="Times New Roman"/>
                <w:color w:val="0000FF"/>
              </w:rPr>
              <w:t>VAR</w:t>
            </w:r>
            <w:r w:rsidRPr="00691D57">
              <w:rPr>
                <w:rFonts w:ascii="Consolas" w:hAnsi="Consolas"/>
              </w:rPr>
              <w:t xml:space="preserve"> varOne = 1</w:t>
            </w:r>
          </w:p>
          <w:p w:rsidRPr="00691D57" w:rsidR="009E31DE" w:rsidP="009E31DE" w:rsidRDefault="009E31DE" w14:paraId="5AC01978" w14:textId="77777777">
            <w:pPr>
              <w:rPr>
                <w:rFonts w:ascii="Consolas" w:hAnsi="Consolas"/>
              </w:rPr>
            </w:pPr>
            <w:r w:rsidRPr="00691D57">
              <w:rPr>
                <w:rFonts w:ascii="Consolas" w:hAnsi="Consolas" w:eastAsia="Times New Roman" w:cs="Times New Roman"/>
                <w:color w:val="0000FF"/>
              </w:rPr>
              <w:t>VAR</w:t>
            </w:r>
            <w:r w:rsidRPr="00691D57">
              <w:rPr>
                <w:rFonts w:ascii="Consolas" w:hAnsi="Consolas"/>
              </w:rPr>
              <w:t xml:space="preserve"> varTwo = varOne + 1</w:t>
            </w:r>
          </w:p>
          <w:p w:rsidRPr="00691D57" w:rsidR="009E31DE" w:rsidP="009E31DE" w:rsidRDefault="009E31DE" w14:paraId="169DF3E0" w14:textId="77777777">
            <w:pPr>
              <w:rPr>
                <w:rFonts w:ascii="Consolas" w:hAnsi="Consolas"/>
              </w:rPr>
            </w:pPr>
            <w:r w:rsidRPr="00691D57">
              <w:rPr>
                <w:rFonts w:ascii="Consolas" w:hAnsi="Consolas" w:eastAsia="Times New Roman" w:cs="Times New Roman"/>
                <w:color w:val="0000FF"/>
              </w:rPr>
              <w:t>RETURN</w:t>
            </w:r>
            <w:r w:rsidRPr="00691D57">
              <w:rPr>
                <w:rFonts w:ascii="Consolas" w:hAnsi="Consolas"/>
              </w:rPr>
              <w:t xml:space="preserve"> varTwo</w:t>
            </w:r>
          </w:p>
          <w:p w:rsidR="00691D57" w:rsidP="009E31DE" w:rsidRDefault="00691D57" w14:paraId="1C73275A" w14:textId="77777777">
            <w:pPr>
              <w:rPr>
                <w:rFonts w:ascii="Sanofi Sans" w:hAnsi="Sanofi Sans"/>
              </w:rPr>
            </w:pPr>
          </w:p>
          <w:p w:rsidR="004329CB" w:rsidP="003756B2" w:rsidRDefault="009E31DE" w14:paraId="7429E9B2" w14:textId="62B1CFB3">
            <w:pPr>
              <w:rPr>
                <w:rFonts w:ascii="Sanofi Sans" w:hAnsi="Sanofi Sans"/>
              </w:rPr>
            </w:pPr>
            <w:r w:rsidRPr="009E31DE">
              <w:rPr>
                <w:rFonts w:ascii="Sanofi Sans" w:hAnsi="Sanofi Sans"/>
              </w:rPr>
              <w:t xml:space="preserve">Variables in DAX are not declared with data types; they are automatically </w:t>
            </w:r>
            <w:r w:rsidR="00E8274F">
              <w:rPr>
                <w:rFonts w:ascii="Sanofi Sans" w:hAnsi="Sanofi Sans"/>
              </w:rPr>
              <w:t>a</w:t>
            </w:r>
            <w:r w:rsidRPr="009E31DE">
              <w:rPr>
                <w:rFonts w:ascii="Sanofi Sans" w:hAnsi="Sanofi Sans"/>
              </w:rPr>
              <w:t>llocated to the</w:t>
            </w:r>
            <w:r w:rsidR="00691D57">
              <w:rPr>
                <w:rFonts w:ascii="Sanofi Sans" w:hAnsi="Sanofi Sans"/>
              </w:rPr>
              <w:t xml:space="preserve"> </w:t>
            </w:r>
            <w:r w:rsidRPr="009E31DE">
              <w:rPr>
                <w:rFonts w:ascii="Sanofi Sans" w:hAnsi="Sanofi Sans"/>
              </w:rPr>
              <w:t>type of the value being assigned to them.</w:t>
            </w:r>
            <w:r w:rsidR="003756B2">
              <w:rPr>
                <w:rFonts w:ascii="Sanofi Sans" w:hAnsi="Sanofi Sans"/>
              </w:rPr>
              <w:t xml:space="preserve"> </w:t>
            </w:r>
            <w:r w:rsidRPr="003756B2" w:rsidR="003756B2">
              <w:rPr>
                <w:rFonts w:ascii="Sanofi Sans" w:hAnsi="Sanofi Sans"/>
              </w:rPr>
              <w:t>When using variables of different types with an operator, they will follow the same rules of</w:t>
            </w:r>
            <w:r w:rsidR="003756B2">
              <w:rPr>
                <w:rFonts w:ascii="Sanofi Sans" w:hAnsi="Sanofi Sans"/>
              </w:rPr>
              <w:t xml:space="preserve"> </w:t>
            </w:r>
            <w:r w:rsidRPr="003756B2" w:rsidR="003756B2">
              <w:rPr>
                <w:rFonts w:ascii="Sanofi Sans" w:hAnsi="Sanofi Sans"/>
              </w:rPr>
              <w:t>implicit data type assignment</w:t>
            </w:r>
            <w:r w:rsidR="003756B2">
              <w:rPr>
                <w:rFonts w:ascii="Sanofi Sans" w:hAnsi="Sanofi Sans"/>
              </w:rPr>
              <w:t>.</w:t>
            </w:r>
          </w:p>
          <w:p w:rsidR="009E31DE" w:rsidP="00E54757" w:rsidRDefault="009E31DE" w14:paraId="07B31008" w14:textId="4A1F8B00">
            <w:pPr>
              <w:rPr>
                <w:rFonts w:ascii="Sanofi Sans" w:hAnsi="Sanofi Sans"/>
              </w:rPr>
            </w:pPr>
          </w:p>
          <w:p w:rsidRPr="002F03ED" w:rsidR="002F03ED" w:rsidP="002F03ED" w:rsidRDefault="002F03ED" w14:paraId="7E45AC8C" w14:textId="4BE712FC">
            <w:pPr>
              <w:rPr>
                <w:rFonts w:ascii="Sanofi Sans" w:hAnsi="Sanofi Sans"/>
              </w:rPr>
            </w:pPr>
            <w:r w:rsidRPr="002F03ED">
              <w:rPr>
                <w:rFonts w:ascii="Sanofi Sans" w:hAnsi="Sanofi Sans"/>
              </w:rPr>
              <w:t>When it comes to naming variables, you cannot use names that are already in use by tables,</w:t>
            </w:r>
            <w:r>
              <w:rPr>
                <w:rFonts w:ascii="Sanofi Sans" w:hAnsi="Sanofi Sans"/>
              </w:rPr>
              <w:t xml:space="preserve"> </w:t>
            </w:r>
            <w:r w:rsidRPr="002F03ED">
              <w:rPr>
                <w:rFonts w:ascii="Sanofi Sans" w:hAnsi="Sanofi Sans"/>
              </w:rPr>
              <w:t>or names that are used as DAX keywords. In addition, the following are the limitations</w:t>
            </w:r>
            <w:r>
              <w:rPr>
                <w:rFonts w:ascii="Sanofi Sans" w:hAnsi="Sanofi Sans"/>
              </w:rPr>
              <w:t xml:space="preserve"> </w:t>
            </w:r>
            <w:r w:rsidRPr="002F03ED">
              <w:rPr>
                <w:rFonts w:ascii="Sanofi Sans" w:hAnsi="Sanofi Sans"/>
              </w:rPr>
              <w:t>when it comes to naming a variable:</w:t>
            </w:r>
          </w:p>
          <w:p w:rsidRPr="002F03ED" w:rsidR="002F03ED" w:rsidP="002F03ED" w:rsidRDefault="002F03ED" w14:paraId="51F96AD9" w14:textId="7AD03B3D">
            <w:pPr>
              <w:rPr>
                <w:rFonts w:ascii="Sanofi Sans" w:hAnsi="Sanofi Sans"/>
              </w:rPr>
            </w:pPr>
            <w:r>
              <w:rPr>
                <w:rFonts w:ascii="Sanofi Sans" w:hAnsi="Sanofi Sans"/>
              </w:rPr>
              <w:t>-</w:t>
            </w:r>
            <w:r w:rsidRPr="002F03ED">
              <w:rPr>
                <w:rFonts w:ascii="Sanofi Sans" w:hAnsi="Sanofi Sans"/>
              </w:rPr>
              <w:t>Variable names cannot contain blank spaces</w:t>
            </w:r>
          </w:p>
          <w:p w:rsidRPr="002F03ED" w:rsidR="002F03ED" w:rsidP="002F03ED" w:rsidRDefault="002F03ED" w14:paraId="6884E790" w14:textId="217D905E">
            <w:pPr>
              <w:rPr>
                <w:rFonts w:ascii="Sanofi Sans" w:hAnsi="Sanofi Sans"/>
              </w:rPr>
            </w:pPr>
            <w:r>
              <w:rPr>
                <w:rFonts w:ascii="Sanofi Sans" w:hAnsi="Sanofi Sans"/>
              </w:rPr>
              <w:t>-</w:t>
            </w:r>
            <w:r w:rsidRPr="002F03ED">
              <w:rPr>
                <w:rFonts w:ascii="Sanofi Sans" w:hAnsi="Sanofi Sans"/>
              </w:rPr>
              <w:t>Delimiters such as square brackets and apostrophes are not allowed</w:t>
            </w:r>
          </w:p>
          <w:p w:rsidRPr="002F03ED" w:rsidR="002F03ED" w:rsidP="002F03ED" w:rsidRDefault="002F03ED" w14:paraId="4DB46C42" w14:textId="69182DB4">
            <w:pPr>
              <w:rPr>
                <w:rFonts w:ascii="Sanofi Sans" w:hAnsi="Sanofi Sans"/>
              </w:rPr>
            </w:pPr>
            <w:r>
              <w:rPr>
                <w:rFonts w:ascii="Sanofi Sans" w:hAnsi="Sanofi Sans"/>
              </w:rPr>
              <w:t>-</w:t>
            </w:r>
            <w:r w:rsidRPr="002F03ED">
              <w:rPr>
                <w:rFonts w:ascii="Sanofi Sans" w:hAnsi="Sanofi Sans"/>
              </w:rPr>
              <w:t>The supported characters are a-z, A-Z, 0-9</w:t>
            </w:r>
          </w:p>
          <w:p w:rsidRPr="002F03ED" w:rsidR="002F03ED" w:rsidP="002F03ED" w:rsidRDefault="002F03ED" w14:paraId="1DA9FDDD" w14:textId="5F9E3E23">
            <w:pPr>
              <w:rPr>
                <w:rFonts w:ascii="Sanofi Sans" w:hAnsi="Sanofi Sans"/>
              </w:rPr>
            </w:pPr>
            <w:r>
              <w:rPr>
                <w:rFonts w:ascii="Sanofi Sans" w:hAnsi="Sanofi Sans"/>
              </w:rPr>
              <w:t>-</w:t>
            </w:r>
            <w:r w:rsidRPr="002F03ED">
              <w:rPr>
                <w:rFonts w:ascii="Sanofi Sans" w:hAnsi="Sanofi Sans"/>
              </w:rPr>
              <w:t>0-9 cannot be used as a first character</w:t>
            </w:r>
          </w:p>
          <w:p w:rsidR="002F03ED" w:rsidP="002F03ED" w:rsidRDefault="002F03ED" w14:paraId="37246966" w14:textId="54C2A632">
            <w:pPr>
              <w:rPr>
                <w:rFonts w:ascii="Sanofi Sans" w:hAnsi="Sanofi Sans"/>
              </w:rPr>
            </w:pPr>
            <w:r>
              <w:rPr>
                <w:rFonts w:ascii="Sanofi Sans" w:hAnsi="Sanofi Sans"/>
              </w:rPr>
              <w:t>-</w:t>
            </w:r>
            <w:r w:rsidRPr="002F03ED">
              <w:rPr>
                <w:rFonts w:ascii="Sanofi Sans" w:hAnsi="Sanofi Sans"/>
              </w:rPr>
              <w:t>A double underscore (__) is allowed as a prefix of a name</w:t>
            </w:r>
          </w:p>
          <w:p w:rsidRPr="00535FC3" w:rsidR="002F03ED" w:rsidP="00E54757" w:rsidRDefault="002F03ED" w14:paraId="25277285" w14:textId="77777777">
            <w:pPr>
              <w:rPr>
                <w:rFonts w:ascii="Sanofi Sans" w:hAnsi="Sanofi Sans"/>
              </w:rPr>
            </w:pPr>
          </w:p>
          <w:p w:rsidRPr="000A5692" w:rsidR="003A48EA" w:rsidP="003A48EA" w:rsidRDefault="003A48EA" w14:paraId="4BB7B057" w14:textId="38996009">
            <w:pPr>
              <w:rPr>
                <w:rFonts w:ascii="Sanofi Sans" w:hAnsi="Sanofi Sans"/>
                <w:b/>
                <w:bCs/>
              </w:rPr>
            </w:pPr>
            <w:r w:rsidRPr="000A5692">
              <w:rPr>
                <w:rFonts w:ascii="Sanofi Sans" w:hAnsi="Sanofi Sans"/>
                <w:b/>
                <w:bCs/>
              </w:rPr>
              <w:t>What variables can do:</w:t>
            </w:r>
          </w:p>
          <w:p w:rsidRPr="00535FC3" w:rsidR="003A48EA" w:rsidP="003A48EA" w:rsidRDefault="003A48EA" w14:paraId="60F4C74E" w14:textId="7A48DEDF">
            <w:pPr>
              <w:rPr>
                <w:rFonts w:ascii="Sanofi Sans" w:hAnsi="Sanofi Sans"/>
              </w:rPr>
            </w:pPr>
            <w:r w:rsidRPr="00535FC3">
              <w:rPr>
                <w:rFonts w:ascii="Sanofi Sans" w:hAnsi="Sanofi Sans"/>
              </w:rPr>
              <w:t>-Simplify and streamline DAX code</w:t>
            </w:r>
          </w:p>
          <w:p w:rsidRPr="00535FC3" w:rsidR="003A48EA" w:rsidP="003A48EA" w:rsidRDefault="003A48EA" w14:paraId="08D1ABFB" w14:textId="0B4D7CC4">
            <w:pPr>
              <w:rPr>
                <w:rFonts w:ascii="Sanofi Sans" w:hAnsi="Sanofi Sans"/>
              </w:rPr>
            </w:pPr>
            <w:r w:rsidRPr="00535FC3">
              <w:rPr>
                <w:rFonts w:ascii="Sanofi Sans" w:hAnsi="Sanofi Sans"/>
              </w:rPr>
              <w:t>-Improve efficiency by eliminating redundant expressions</w:t>
            </w:r>
          </w:p>
          <w:p w:rsidRPr="00535FC3" w:rsidR="003A48EA" w:rsidP="003A48EA" w:rsidRDefault="003A48EA" w14:paraId="565A4637" w14:textId="757E54E8">
            <w:pPr>
              <w:rPr>
                <w:rFonts w:ascii="Sanofi Sans" w:hAnsi="Sanofi Sans"/>
              </w:rPr>
            </w:pPr>
            <w:r w:rsidRPr="00535FC3">
              <w:rPr>
                <w:rFonts w:ascii="Sanofi Sans" w:hAnsi="Sanofi Sans"/>
              </w:rPr>
              <w:t>-Evaluate in the order they’re written (variables can only reference previously declared variables within the query)</w:t>
            </w:r>
          </w:p>
          <w:p w:rsidRPr="00535FC3" w:rsidR="003A48EA" w:rsidP="003A48EA" w:rsidRDefault="003A48EA" w14:paraId="5A471D70" w14:textId="4625F0F2">
            <w:pPr>
              <w:rPr>
                <w:rFonts w:ascii="Sanofi Sans" w:hAnsi="Sanofi Sans"/>
              </w:rPr>
            </w:pPr>
            <w:r w:rsidRPr="00535FC3">
              <w:rPr>
                <w:rFonts w:ascii="Sanofi Sans" w:hAnsi="Sanofi Sans"/>
              </w:rPr>
              <w:t>-Store either table or scalar values</w:t>
            </w:r>
          </w:p>
          <w:p w:rsidRPr="00535FC3" w:rsidR="003A48EA" w:rsidP="00E54757" w:rsidRDefault="003A48EA" w14:paraId="7CB9F9EB" w14:textId="77777777">
            <w:pPr>
              <w:rPr>
                <w:rFonts w:ascii="Sanofi Sans" w:hAnsi="Sanofi Sans"/>
              </w:rPr>
            </w:pPr>
          </w:p>
          <w:p w:rsidRPr="000A5692" w:rsidR="003A48EA" w:rsidP="00E54757" w:rsidRDefault="003A48EA" w14:paraId="2893C5D9" w14:textId="54E03982">
            <w:pPr>
              <w:rPr>
                <w:rFonts w:ascii="Sanofi Sans" w:hAnsi="Sanofi Sans"/>
                <w:b/>
                <w:bCs/>
              </w:rPr>
            </w:pPr>
            <w:r w:rsidRPr="000A5692">
              <w:rPr>
                <w:rFonts w:ascii="Sanofi Sans" w:hAnsi="Sanofi Sans"/>
                <w:b/>
                <w:bCs/>
              </w:rPr>
              <w:t>What variables can</w:t>
            </w:r>
            <w:r w:rsidRPr="000A5692" w:rsidR="00953850">
              <w:rPr>
                <w:rFonts w:ascii="Sanofi Sans" w:hAnsi="Sanofi Sans"/>
                <w:b/>
                <w:bCs/>
              </w:rPr>
              <w:t>not</w:t>
            </w:r>
            <w:r w:rsidRPr="000A5692">
              <w:rPr>
                <w:rFonts w:ascii="Sanofi Sans" w:hAnsi="Sanofi Sans"/>
                <w:b/>
                <w:bCs/>
              </w:rPr>
              <w:t xml:space="preserve"> do:</w:t>
            </w:r>
          </w:p>
          <w:p w:rsidRPr="00535FC3" w:rsidR="00953850" w:rsidP="00953850" w:rsidRDefault="00953850" w14:paraId="28459B7A" w14:textId="1A7E840E">
            <w:pPr>
              <w:rPr>
                <w:rFonts w:ascii="Sanofi Sans" w:hAnsi="Sanofi Sans"/>
              </w:rPr>
            </w:pPr>
            <w:r w:rsidRPr="00535FC3">
              <w:rPr>
                <w:rFonts w:ascii="Sanofi Sans" w:hAnsi="Sanofi Sans"/>
              </w:rPr>
              <w:t>-Start with a number</w:t>
            </w:r>
          </w:p>
          <w:p w:rsidRPr="00535FC3" w:rsidR="00953850" w:rsidP="00953850" w:rsidRDefault="00953850" w14:paraId="2D4EB7E4" w14:textId="352AD6C6">
            <w:pPr>
              <w:rPr>
                <w:rFonts w:ascii="Sanofi Sans" w:hAnsi="Sanofi Sans"/>
              </w:rPr>
            </w:pPr>
            <w:r w:rsidRPr="00535FC3">
              <w:rPr>
                <w:rFonts w:ascii="Sanofi Sans" w:hAnsi="Sanofi Sans"/>
              </w:rPr>
              <w:t>-Include spaces or special characters (except underscores “_”)</w:t>
            </w:r>
          </w:p>
          <w:p w:rsidRPr="00535FC3" w:rsidR="00953850" w:rsidP="00953850" w:rsidRDefault="00953850" w14:paraId="2D2EE6A4" w14:textId="241C5AB2">
            <w:pPr>
              <w:rPr>
                <w:rFonts w:ascii="Sanofi Sans" w:hAnsi="Sanofi Sans"/>
              </w:rPr>
            </w:pPr>
            <w:r w:rsidRPr="00535FC3">
              <w:rPr>
                <w:rFonts w:ascii="Sanofi Sans" w:hAnsi="Sanofi Sans"/>
              </w:rPr>
              <w:t>-Share the name of another table in the model</w:t>
            </w:r>
          </w:p>
          <w:p w:rsidRPr="00535FC3" w:rsidR="00953850" w:rsidP="00953850" w:rsidRDefault="00953850" w14:paraId="3F073D88" w14:textId="1081473F">
            <w:pPr>
              <w:rPr>
                <w:rFonts w:ascii="Sanofi Sans" w:hAnsi="Sanofi Sans"/>
              </w:rPr>
            </w:pPr>
            <w:r w:rsidRPr="00535FC3">
              <w:rPr>
                <w:rFonts w:ascii="Sanofi Sans" w:hAnsi="Sanofi Sans"/>
              </w:rPr>
              <w:t>-Be accessed outside the query in which they are declared</w:t>
            </w:r>
          </w:p>
          <w:p w:rsidRPr="00535FC3" w:rsidR="003A48EA" w:rsidP="00953850" w:rsidRDefault="00953850" w14:paraId="331D727F" w14:textId="77777777">
            <w:pPr>
              <w:rPr>
                <w:rFonts w:ascii="Sanofi Sans" w:hAnsi="Sanofi Sans"/>
              </w:rPr>
            </w:pPr>
            <w:r w:rsidRPr="00535FC3">
              <w:rPr>
                <w:rFonts w:ascii="Sanofi Sans" w:hAnsi="Sanofi Sans"/>
              </w:rPr>
              <w:t>-Contain only certain keywords reserved for DAX (SUM, Date, CALCULATE,</w:t>
            </w:r>
            <w:r w:rsidRPr="00535FC3" w:rsidR="0001476D">
              <w:rPr>
                <w:rFonts w:ascii="Sanofi Sans" w:hAnsi="Sanofi Sans"/>
              </w:rPr>
              <w:t xml:space="preserve"> etc.)</w:t>
            </w:r>
          </w:p>
          <w:p w:rsidRPr="000A5692" w:rsidR="0001476D" w:rsidP="00953850" w:rsidRDefault="002104E9" w14:paraId="1E617F67" w14:textId="02F58D39">
            <w:pPr>
              <w:rPr>
                <w:rFonts w:ascii="Sanofi Sans" w:hAnsi="Sanofi Sans"/>
                <w:b/>
                <w:bCs/>
              </w:rPr>
            </w:pPr>
            <w:r w:rsidRPr="000A5692">
              <w:rPr>
                <w:rFonts w:ascii="Sanofi Sans" w:hAnsi="Sanofi Sans"/>
                <w:b/>
                <w:bCs/>
              </w:rPr>
              <w:t>Variable Evaluation Order</w:t>
            </w:r>
          </w:p>
          <w:p w:rsidR="0001476D" w:rsidP="000A5692" w:rsidRDefault="000A5692" w14:paraId="2EA2162E" w14:textId="77777777">
            <w:pPr>
              <w:rPr>
                <w:rFonts w:ascii="Sanofi Sans" w:hAnsi="Sanofi Sans"/>
              </w:rPr>
            </w:pPr>
            <w:r w:rsidRPr="000A5692">
              <w:rPr>
                <w:rFonts w:ascii="Sanofi Sans" w:hAnsi="Sanofi Sans"/>
              </w:rPr>
              <w:t>Variables are “locked in” as soon as the DAX engine reads them; this means you cannot</w:t>
            </w:r>
            <w:r>
              <w:rPr>
                <w:rFonts w:ascii="Sanofi Sans" w:hAnsi="Sanofi Sans"/>
              </w:rPr>
              <w:t xml:space="preserve"> </w:t>
            </w:r>
            <w:r w:rsidRPr="000A5692">
              <w:rPr>
                <w:rFonts w:ascii="Sanofi Sans" w:hAnsi="Sanofi Sans"/>
              </w:rPr>
              <w:t>modify how a variable is defined later in your query (i.e., through a CALCULATE</w:t>
            </w:r>
            <w:r>
              <w:rPr>
                <w:rFonts w:ascii="Sanofi Sans" w:hAnsi="Sanofi Sans"/>
              </w:rPr>
              <w:t xml:space="preserve"> function)</w:t>
            </w:r>
          </w:p>
          <w:p w:rsidR="000A5692" w:rsidP="000A5692" w:rsidRDefault="000A5692" w14:paraId="120DAFF6" w14:textId="77777777">
            <w:pPr>
              <w:rPr>
                <w:rFonts w:ascii="Sanofi Sans" w:hAnsi="Sanofi Sans"/>
              </w:rPr>
            </w:pPr>
          </w:p>
          <w:p w:rsidR="00E275FA" w:rsidP="000A5692" w:rsidRDefault="00E275FA" w14:paraId="640164AB" w14:textId="77777777">
            <w:pPr>
              <w:rPr>
                <w:rFonts w:ascii="Sanofi Sans" w:hAnsi="Sanofi Sans"/>
              </w:rPr>
            </w:pPr>
            <w:r>
              <w:rPr>
                <w:noProof/>
              </w:rPr>
              <w:drawing>
                <wp:inline distT="0" distB="0" distL="0" distR="0" wp14:anchorId="31BA5952" wp14:editId="40049C6F">
                  <wp:extent cx="5105400" cy="19306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10235" cy="1932523"/>
                          </a:xfrm>
                          <a:prstGeom prst="rect">
                            <a:avLst/>
                          </a:prstGeom>
                        </pic:spPr>
                      </pic:pic>
                    </a:graphicData>
                  </a:graphic>
                </wp:inline>
              </w:drawing>
            </w:r>
          </w:p>
          <w:p w:rsidRPr="00535FC3" w:rsidR="00E275FA" w:rsidP="000A5692" w:rsidRDefault="00E275FA" w14:paraId="49F670F6" w14:textId="247FEBA2">
            <w:pPr>
              <w:rPr>
                <w:rFonts w:ascii="Sanofi Sans" w:hAnsi="Sanofi Sans"/>
              </w:rPr>
            </w:pPr>
          </w:p>
        </w:tc>
      </w:tr>
    </w:tbl>
    <w:p w:rsidR="00BE51FA" w:rsidP="006808EE" w:rsidRDefault="00BE51FA" w14:paraId="309E46DA" w14:textId="170F630E"/>
    <w:tbl>
      <w:tblPr>
        <w:tblStyle w:val="TableGrid"/>
        <w:tblW w:w="0" w:type="auto"/>
        <w:tblLayout w:type="fixed"/>
        <w:tblLook w:val="04A0" w:firstRow="1" w:lastRow="0" w:firstColumn="1" w:lastColumn="0" w:noHBand="0" w:noVBand="1"/>
      </w:tblPr>
      <w:tblGrid>
        <w:gridCol w:w="9175"/>
      </w:tblGrid>
      <w:tr w:rsidRPr="00535FC3" w:rsidR="00EF11FB" w:rsidTr="006776F7" w14:paraId="32AE8D3F" w14:textId="77777777">
        <w:trPr>
          <w:trHeight w:val="341"/>
        </w:trPr>
        <w:tc>
          <w:tcPr>
            <w:tcW w:w="9175" w:type="dxa"/>
            <w:shd w:val="clear" w:color="auto" w:fill="F2F2F2" w:themeFill="background1" w:themeFillShade="F2"/>
            <w:vAlign w:val="center"/>
          </w:tcPr>
          <w:p w:rsidRPr="00535FC3" w:rsidR="00EF11FB" w:rsidP="006776F7" w:rsidRDefault="00EF11FB" w14:paraId="2E4BF2CE" w14:textId="0BA79110">
            <w:pPr>
              <w:autoSpaceDE w:val="0"/>
              <w:autoSpaceDN w:val="0"/>
              <w:adjustRightInd w:val="0"/>
              <w:rPr>
                <w:rFonts w:ascii="Sanofi Sans" w:hAnsi="Sanofi Sans" w:cs="PalatinoLinotype-Roman"/>
                <w:b/>
                <w:bCs/>
              </w:rPr>
            </w:pPr>
            <w:r w:rsidRPr="00535FC3">
              <w:rPr>
                <w:rFonts w:ascii="Sanofi Sans" w:hAnsi="Sanofi Sans" w:cs="PalatinoLinotype-Roman"/>
                <w:b/>
                <w:bCs/>
              </w:rPr>
              <w:t>Speed and Performance</w:t>
            </w:r>
          </w:p>
        </w:tc>
      </w:tr>
      <w:tr w:rsidRPr="00535FC3" w:rsidR="00116A7D" w:rsidTr="006776F7" w14:paraId="2C1877F6" w14:textId="77777777">
        <w:trPr>
          <w:trHeight w:val="287"/>
        </w:trPr>
        <w:tc>
          <w:tcPr>
            <w:tcW w:w="9175" w:type="dxa"/>
          </w:tcPr>
          <w:p w:rsidRPr="00535FC3" w:rsidR="00116A7D" w:rsidP="00116A7D" w:rsidRDefault="00116A7D" w14:paraId="2EAE1F60" w14:textId="67B8C5BE">
            <w:pPr>
              <w:rPr>
                <w:rFonts w:ascii="Sanofi Sans" w:hAnsi="Sanofi Sans"/>
              </w:rPr>
            </w:pPr>
            <w:r w:rsidRPr="00535FC3">
              <w:rPr>
                <w:rFonts w:ascii="Sanofi Sans" w:hAnsi="Sanofi Sans"/>
              </w:rPr>
              <w:t>-Eliminate redundant columns; keep data tables narrow</w:t>
            </w:r>
          </w:p>
          <w:p w:rsidRPr="00535FC3" w:rsidR="00116A7D" w:rsidP="000805C5" w:rsidRDefault="00116A7D" w14:paraId="51D3B511" w14:textId="4B9C23E9">
            <w:pPr>
              <w:ind w:left="240"/>
              <w:rPr>
                <w:rFonts w:ascii="Sanofi Sans" w:hAnsi="Sanofi Sans"/>
              </w:rPr>
            </w:pPr>
            <w:r w:rsidRPr="00535FC3">
              <w:rPr>
                <w:rFonts w:ascii="Sanofi Sans" w:hAnsi="Sanofi Sans"/>
              </w:rPr>
              <w:t>•Data tables should ideally only contain only quantitative values and foreign keys; any extra descriptive columns can usually live in a related lookup table</w:t>
            </w:r>
          </w:p>
          <w:p w:rsidRPr="00535FC3" w:rsidR="00116A7D" w:rsidP="00116A7D" w:rsidRDefault="00116A7D" w14:paraId="41D63B65" w14:textId="401A8EE4">
            <w:pPr>
              <w:rPr>
                <w:rFonts w:ascii="Sanofi Sans" w:hAnsi="Sanofi Sans"/>
              </w:rPr>
            </w:pPr>
            <w:r w:rsidRPr="00535FC3">
              <w:rPr>
                <w:rFonts w:ascii="Sanofi Sans" w:hAnsi="Sanofi Sans"/>
              </w:rPr>
              <w:t>-Imported columns are better than calculated columns</w:t>
            </w:r>
          </w:p>
          <w:p w:rsidRPr="00535FC3" w:rsidR="00116A7D" w:rsidP="000805C5" w:rsidRDefault="00116A7D" w14:paraId="7C93A545" w14:textId="0C0F417D">
            <w:pPr>
              <w:ind w:left="240"/>
              <w:rPr>
                <w:rFonts w:ascii="Sanofi Sans" w:hAnsi="Sanofi Sans"/>
              </w:rPr>
            </w:pPr>
            <w:r w:rsidRPr="00535FC3">
              <w:rPr>
                <w:rFonts w:ascii="Sanofi Sans" w:hAnsi="Sanofi Sans"/>
              </w:rPr>
              <w:t>•When possible, create calculated columns at the source (i.e. in your raw database) or within the Query Editor; this is more efficient than processing those calculations in the Data Model</w:t>
            </w:r>
          </w:p>
          <w:p w:rsidRPr="00535FC3" w:rsidR="00116A7D" w:rsidP="00116A7D" w:rsidRDefault="000805C5" w14:paraId="473855D5" w14:textId="596C1A91">
            <w:pPr>
              <w:rPr>
                <w:rFonts w:ascii="Sanofi Sans" w:hAnsi="Sanofi Sans"/>
              </w:rPr>
            </w:pPr>
            <w:r w:rsidRPr="00535FC3">
              <w:rPr>
                <w:rFonts w:ascii="Sanofi Sans" w:hAnsi="Sanofi Sans"/>
              </w:rPr>
              <w:t>-</w:t>
            </w:r>
            <w:r w:rsidRPr="00535FC3" w:rsidR="00116A7D">
              <w:rPr>
                <w:rFonts w:ascii="Sanofi Sans" w:hAnsi="Sanofi Sans"/>
              </w:rPr>
              <w:t>Minimize iterator functions (FILTER, SUMX, etc.)</w:t>
            </w:r>
          </w:p>
          <w:p w:rsidRPr="00535FC3" w:rsidR="000805C5" w:rsidP="000805C5" w:rsidRDefault="00116A7D" w14:paraId="0DAFCB57" w14:textId="5DD60024">
            <w:pPr>
              <w:ind w:left="240"/>
              <w:rPr>
                <w:rFonts w:ascii="Sanofi Sans" w:hAnsi="Sanofi Sans" w:cs="PalatinoLinotype-Roman"/>
              </w:rPr>
            </w:pPr>
            <w:r w:rsidRPr="00535FC3">
              <w:rPr>
                <w:rFonts w:ascii="Sanofi Sans" w:hAnsi="Sanofi Sans"/>
              </w:rPr>
              <w:t>•Functions that cycle through each row in a table are “expensive”, meaning that they take time and consume processing power</w:t>
            </w:r>
          </w:p>
        </w:tc>
      </w:tr>
    </w:tbl>
    <w:p w:rsidR="009467EA" w:rsidP="006808EE" w:rsidRDefault="009467EA" w14:paraId="1C14AABC" w14:textId="388DF87B"/>
    <w:tbl>
      <w:tblPr>
        <w:tblStyle w:val="TableGrid"/>
        <w:tblW w:w="0" w:type="auto"/>
        <w:tblLayout w:type="fixed"/>
        <w:tblLook w:val="04A0" w:firstRow="1" w:lastRow="0" w:firstColumn="1" w:lastColumn="0" w:noHBand="0" w:noVBand="1"/>
      </w:tblPr>
      <w:tblGrid>
        <w:gridCol w:w="9175"/>
      </w:tblGrid>
      <w:tr w:rsidRPr="00535FC3" w:rsidR="002536C6" w:rsidTr="479FA799" w14:paraId="236A9CF6" w14:textId="77777777">
        <w:trPr>
          <w:trHeight w:val="341"/>
        </w:trPr>
        <w:tc>
          <w:tcPr>
            <w:tcW w:w="9175" w:type="dxa"/>
            <w:shd w:val="clear" w:color="auto" w:fill="F2F2F2" w:themeFill="background1" w:themeFillShade="F2"/>
            <w:vAlign w:val="center"/>
          </w:tcPr>
          <w:p w:rsidRPr="00535FC3" w:rsidR="002536C6" w:rsidP="006776F7" w:rsidRDefault="3C4091A2" w14:paraId="2900EC01" w14:textId="233ADCB6">
            <w:pPr>
              <w:autoSpaceDE w:val="0"/>
              <w:autoSpaceDN w:val="0"/>
              <w:adjustRightInd w:val="0"/>
              <w:rPr>
                <w:rFonts w:ascii="Sanofi Sans" w:hAnsi="Sanofi Sans" w:cs="PalatinoLinotype-Roman"/>
                <w:b/>
                <w:bCs/>
              </w:rPr>
            </w:pPr>
            <w:r w:rsidRPr="479FA799">
              <w:rPr>
                <w:rFonts w:ascii="Sanofi Sans" w:hAnsi="Sanofi Sans" w:cs="PalatinoLinotype-Roman"/>
                <w:b/>
                <w:bCs/>
              </w:rPr>
              <w:t xml:space="preserve">Recommended </w:t>
            </w:r>
            <w:r w:rsidRPr="479FA799" w:rsidR="002536C6">
              <w:rPr>
                <w:rFonts w:ascii="Sanofi Sans" w:hAnsi="Sanofi Sans" w:cs="PalatinoLinotype-Roman"/>
                <w:b/>
                <w:bCs/>
              </w:rPr>
              <w:t xml:space="preserve">Practices </w:t>
            </w:r>
          </w:p>
        </w:tc>
      </w:tr>
      <w:tr w:rsidRPr="00535FC3" w:rsidR="002536C6" w:rsidTr="479FA799" w14:paraId="5B3CFCBC" w14:textId="77777777">
        <w:trPr>
          <w:trHeight w:val="287"/>
        </w:trPr>
        <w:tc>
          <w:tcPr>
            <w:tcW w:w="9175" w:type="dxa"/>
          </w:tcPr>
          <w:p w:rsidRPr="00B86692" w:rsidR="00E57A4B" w:rsidP="479FA799" w:rsidRDefault="65CE46FB" w14:paraId="16C368F8" w14:textId="1697E5E7">
            <w:pPr>
              <w:rPr>
                <w:rFonts w:ascii="Sanofi Sans" w:hAnsi="Sanofi Sans"/>
                <w:b/>
                <w:bCs/>
                <w:sz w:val="22"/>
                <w:szCs w:val="22"/>
              </w:rPr>
            </w:pPr>
            <w:r w:rsidRPr="479FA799">
              <w:rPr>
                <w:rFonts w:ascii="Sanofi Sans" w:hAnsi="Sanofi Sans"/>
                <w:b/>
                <w:bCs/>
                <w:sz w:val="22"/>
                <w:szCs w:val="22"/>
              </w:rPr>
              <w:t>1</w:t>
            </w:r>
            <w:r w:rsidRPr="479FA799" w:rsidR="0674CBA7">
              <w:rPr>
                <w:rFonts w:ascii="Sanofi Sans" w:hAnsi="Sanofi Sans"/>
                <w:b/>
                <w:bCs/>
                <w:sz w:val="22"/>
                <w:szCs w:val="22"/>
              </w:rPr>
              <w:t>-Consider learning the important functions first:</w:t>
            </w:r>
          </w:p>
          <w:p w:rsidRPr="00B86692" w:rsidR="00E57A4B" w:rsidP="479FA799" w:rsidRDefault="0674CBA7" w14:paraId="7901BB36" w14:textId="5121BF94">
            <w:pPr>
              <w:rPr>
                <w:rFonts w:ascii="Sanofi Sans" w:hAnsi="Sanofi Sans"/>
                <w:sz w:val="22"/>
                <w:szCs w:val="22"/>
              </w:rPr>
            </w:pPr>
            <w:r w:rsidRPr="479FA799">
              <w:rPr>
                <w:rFonts w:ascii="Sanofi Sans" w:hAnsi="Sanofi Sans" w:eastAsiaTheme="minorEastAsia"/>
                <w:sz w:val="22"/>
                <w:szCs w:val="22"/>
              </w:rPr>
              <w:t>DAX has many possible functions, and it can be hard to know where to start. Instead of worrying about all of your options focus on the key functions below that you’ll likely be using most in your calculations</w:t>
            </w:r>
          </w:p>
          <w:p w:rsidRPr="00B86692" w:rsidR="00E57A4B" w:rsidP="479FA799" w:rsidRDefault="0674CBA7" w14:paraId="44C2D102" w14:textId="36CF1B74">
            <w:r>
              <w:rPr>
                <w:noProof/>
              </w:rPr>
              <w:drawing>
                <wp:inline distT="0" distB="0" distL="0" distR="0" wp14:anchorId="6881444C" wp14:editId="6ED4BACF">
                  <wp:extent cx="1876425" cy="1962150"/>
                  <wp:effectExtent l="0" t="0" r="0" b="0"/>
                  <wp:docPr id="594180054" name="Picture 59418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1876425" cy="1962150"/>
                          </a:xfrm>
                          <a:prstGeom prst="rect">
                            <a:avLst/>
                          </a:prstGeom>
                        </pic:spPr>
                      </pic:pic>
                    </a:graphicData>
                  </a:graphic>
                </wp:inline>
              </w:drawing>
            </w:r>
          </w:p>
          <w:p w:rsidRPr="00B86692" w:rsidR="00E57A4B" w:rsidP="479FA799" w:rsidRDefault="2146FD88" w14:paraId="6E46BD16" w14:textId="450CCAF9">
            <w:pPr>
              <w:rPr>
                <w:rFonts w:ascii="Sanofi Sans" w:hAnsi="Sanofi Sans"/>
                <w:b/>
                <w:bCs/>
                <w:sz w:val="22"/>
                <w:szCs w:val="22"/>
              </w:rPr>
            </w:pPr>
            <w:r w:rsidRPr="479FA799">
              <w:rPr>
                <w:rFonts w:ascii="Sanofi Sans" w:hAnsi="Sanofi Sans"/>
                <w:b/>
                <w:bCs/>
                <w:sz w:val="22"/>
                <w:szCs w:val="22"/>
              </w:rPr>
              <w:t>2</w:t>
            </w:r>
            <w:r w:rsidRPr="479FA799" w:rsidR="1573FBEA">
              <w:rPr>
                <w:rFonts w:ascii="Sanofi Sans" w:hAnsi="Sanofi Sans"/>
                <w:b/>
                <w:bCs/>
                <w:sz w:val="22"/>
                <w:szCs w:val="22"/>
              </w:rPr>
              <w:t>-Stop memorizing and focus on concepts:</w:t>
            </w:r>
          </w:p>
          <w:p w:rsidRPr="00B86692" w:rsidR="00E57A4B" w:rsidP="479FA799" w:rsidRDefault="1573FBEA" w14:paraId="6BFCED6D" w14:textId="78BC59F3">
            <w:pPr>
              <w:rPr>
                <w:rFonts w:ascii="Sanofi Sans" w:hAnsi="Sanofi Sans" w:eastAsiaTheme="minorEastAsia"/>
                <w:sz w:val="22"/>
                <w:szCs w:val="22"/>
              </w:rPr>
            </w:pPr>
            <w:r w:rsidRPr="479FA799">
              <w:rPr>
                <w:rFonts w:ascii="Sanofi Sans" w:hAnsi="Sanofi Sans" w:eastAsiaTheme="minorEastAsia"/>
                <w:sz w:val="22"/>
                <w:szCs w:val="22"/>
              </w:rPr>
              <w:t xml:space="preserve">There are lots of DAX resources available online, so you don’t need to memorize everything. Save and use the resources when </w:t>
            </w:r>
            <w:r w:rsidRPr="479FA799" w:rsidR="1E90C7EB">
              <w:rPr>
                <w:rFonts w:ascii="Sanofi Sans" w:hAnsi="Sanofi Sans" w:eastAsiaTheme="minorEastAsia"/>
                <w:sz w:val="22"/>
                <w:szCs w:val="22"/>
              </w:rPr>
              <w:t>necessary and</w:t>
            </w:r>
            <w:r w:rsidRPr="479FA799">
              <w:rPr>
                <w:rFonts w:ascii="Sanofi Sans" w:hAnsi="Sanofi Sans" w:eastAsiaTheme="minorEastAsia"/>
                <w:sz w:val="22"/>
                <w:szCs w:val="22"/>
              </w:rPr>
              <w:t xml:space="preserve"> instead spend time learning the co</w:t>
            </w:r>
            <w:r w:rsidRPr="479FA799" w:rsidR="4A861C12">
              <w:rPr>
                <w:rFonts w:ascii="Sanofi Sans" w:hAnsi="Sanofi Sans" w:eastAsiaTheme="minorEastAsia"/>
                <w:sz w:val="22"/>
                <w:szCs w:val="22"/>
              </w:rPr>
              <w:t>ncepts and patterns.</w:t>
            </w:r>
          </w:p>
          <w:p w:rsidRPr="00B86692" w:rsidR="00E57A4B" w:rsidP="479FA799" w:rsidRDefault="4A861C12" w14:paraId="420B932A" w14:textId="6B6D886F">
            <w:r>
              <w:rPr>
                <w:noProof/>
              </w:rPr>
              <w:drawing>
                <wp:inline distT="0" distB="0" distL="0" distR="0" wp14:anchorId="07E16F57" wp14:editId="70EFBAF9">
                  <wp:extent cx="1866900" cy="1962150"/>
                  <wp:effectExtent l="0" t="0" r="0" b="0"/>
                  <wp:docPr id="2080475722" name="Picture 208047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1866900" cy="1962150"/>
                          </a:xfrm>
                          <a:prstGeom prst="rect">
                            <a:avLst/>
                          </a:prstGeom>
                        </pic:spPr>
                      </pic:pic>
                    </a:graphicData>
                  </a:graphic>
                </wp:inline>
              </w:drawing>
            </w:r>
          </w:p>
          <w:p w:rsidRPr="00B86692" w:rsidR="00E57A4B" w:rsidP="479FA799" w:rsidRDefault="7EEEBCF0" w14:paraId="21442D7D" w14:textId="68508CDB">
            <w:pPr>
              <w:rPr>
                <w:rFonts w:ascii="Sanofi Sans" w:hAnsi="Sanofi Sans"/>
                <w:b/>
                <w:bCs/>
                <w:sz w:val="22"/>
                <w:szCs w:val="22"/>
              </w:rPr>
            </w:pPr>
            <w:r w:rsidRPr="479FA799">
              <w:rPr>
                <w:rFonts w:ascii="Sanofi Sans" w:hAnsi="Sanofi Sans"/>
                <w:b/>
                <w:bCs/>
                <w:sz w:val="22"/>
                <w:szCs w:val="22"/>
              </w:rPr>
              <w:t>3</w:t>
            </w:r>
            <w:r w:rsidRPr="479FA799" w:rsidR="08FA40CF">
              <w:rPr>
                <w:rFonts w:ascii="Sanofi Sans" w:hAnsi="Sanofi Sans"/>
                <w:b/>
                <w:bCs/>
                <w:sz w:val="22"/>
                <w:szCs w:val="22"/>
              </w:rPr>
              <w:t>-Keep your expressions as readable as possible:</w:t>
            </w:r>
          </w:p>
          <w:p w:rsidRPr="00B86692" w:rsidR="00E57A4B" w:rsidP="479FA799" w:rsidRDefault="08FA40CF" w14:paraId="16C39215" w14:textId="1AC789DE">
            <w:pPr>
              <w:rPr>
                <w:rFonts w:ascii="Sanofi Sans" w:hAnsi="Sanofi Sans" w:eastAsiaTheme="minorEastAsia"/>
                <w:sz w:val="22"/>
                <w:szCs w:val="22"/>
              </w:rPr>
            </w:pPr>
            <w:r w:rsidRPr="479FA799">
              <w:rPr>
                <w:rFonts w:ascii="Sanofi Sans" w:hAnsi="Sanofi Sans" w:eastAsiaTheme="minorEastAsia"/>
                <w:sz w:val="22"/>
                <w:szCs w:val="22"/>
              </w:rPr>
              <w:t>The nature of DAX functions means keeping a lot of calculations happening on a single line, so take the time as you progr</w:t>
            </w:r>
            <w:r w:rsidRPr="479FA799" w:rsidR="6AC4E0CF">
              <w:rPr>
                <w:rFonts w:ascii="Sanofi Sans" w:hAnsi="Sanofi Sans" w:eastAsiaTheme="minorEastAsia"/>
                <w:sz w:val="22"/>
                <w:szCs w:val="22"/>
              </w:rPr>
              <w:t>ess to keep the code legible and structured. Delete unnecessary elements, use user-friendly names, use variables, and be explicit with your references.</w:t>
            </w:r>
          </w:p>
          <w:p w:rsidRPr="00B86692" w:rsidR="00E57A4B" w:rsidP="479FA799" w:rsidRDefault="2E8E399A" w14:paraId="01D6CE6C" w14:textId="6A50B2BD">
            <w:r>
              <w:rPr>
                <w:noProof/>
              </w:rPr>
              <w:drawing>
                <wp:inline distT="0" distB="0" distL="0" distR="0" wp14:anchorId="0B4C480B" wp14:editId="15D53C7C">
                  <wp:extent cx="1876425" cy="1962150"/>
                  <wp:effectExtent l="0" t="0" r="0" b="0"/>
                  <wp:docPr id="1252329269" name="Picture 125232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1876425" cy="1962150"/>
                          </a:xfrm>
                          <a:prstGeom prst="rect">
                            <a:avLst/>
                          </a:prstGeom>
                        </pic:spPr>
                      </pic:pic>
                    </a:graphicData>
                  </a:graphic>
                </wp:inline>
              </w:drawing>
            </w:r>
          </w:p>
          <w:p w:rsidRPr="00B86692" w:rsidR="00E57A4B" w:rsidP="479FA799" w:rsidRDefault="4F31DC69" w14:paraId="2D372C90" w14:textId="21D8D6EB">
            <w:pPr>
              <w:rPr>
                <w:rFonts w:ascii="Sanofi Sans" w:hAnsi="Sanofi Sans"/>
                <w:b/>
                <w:bCs/>
                <w:sz w:val="22"/>
                <w:szCs w:val="22"/>
              </w:rPr>
            </w:pPr>
            <w:r w:rsidRPr="479FA799">
              <w:rPr>
                <w:rFonts w:ascii="Sanofi Sans" w:hAnsi="Sanofi Sans"/>
                <w:b/>
                <w:bCs/>
                <w:sz w:val="22"/>
                <w:szCs w:val="22"/>
              </w:rPr>
              <w:t>4-Sort measures by categories:</w:t>
            </w:r>
          </w:p>
          <w:p w:rsidRPr="00B86692" w:rsidR="00E57A4B" w:rsidP="479FA799" w:rsidRDefault="4F31DC69" w14:paraId="4B61EC4B" w14:textId="058BD77D">
            <w:r w:rsidRPr="479FA799">
              <w:rPr>
                <w:rFonts w:ascii="Sanofi Sans" w:hAnsi="Sanofi Sans" w:eastAsiaTheme="minorEastAsia"/>
                <w:sz w:val="22"/>
                <w:szCs w:val="22"/>
              </w:rPr>
              <w:t>Create a template for the different types of calculated measures that you’ll encounter during the coding process.</w:t>
            </w:r>
          </w:p>
          <w:p w:rsidRPr="00B86692" w:rsidR="00E57A4B" w:rsidP="479FA799" w:rsidRDefault="3B8D48DB" w14:paraId="69F6D53F" w14:textId="72FDFA19">
            <w:r>
              <w:rPr>
                <w:noProof/>
              </w:rPr>
              <w:drawing>
                <wp:inline distT="0" distB="0" distL="0" distR="0" wp14:anchorId="4B373D3C" wp14:editId="5FCA5782">
                  <wp:extent cx="1876425" cy="1581150"/>
                  <wp:effectExtent l="0" t="0" r="0" b="0"/>
                  <wp:docPr id="421037718" name="Picture 421037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1876425" cy="1581150"/>
                          </a:xfrm>
                          <a:prstGeom prst="rect">
                            <a:avLst/>
                          </a:prstGeom>
                        </pic:spPr>
                      </pic:pic>
                    </a:graphicData>
                  </a:graphic>
                </wp:inline>
              </w:drawing>
            </w:r>
          </w:p>
          <w:p w:rsidRPr="00B86692" w:rsidR="00E57A4B" w:rsidP="479FA799" w:rsidRDefault="0593FEC9" w14:paraId="050371DB" w14:textId="0B149895">
            <w:pPr>
              <w:rPr>
                <w:rFonts w:ascii="Sanofi Sans" w:hAnsi="Sanofi Sans"/>
                <w:b/>
                <w:bCs/>
                <w:sz w:val="22"/>
                <w:szCs w:val="22"/>
              </w:rPr>
            </w:pPr>
            <w:r w:rsidRPr="479FA799">
              <w:rPr>
                <w:rFonts w:ascii="Sanofi Sans" w:hAnsi="Sanofi Sans"/>
                <w:b/>
                <w:bCs/>
                <w:sz w:val="22"/>
                <w:szCs w:val="22"/>
              </w:rPr>
              <w:t>5-Follow these rules:</w:t>
            </w:r>
          </w:p>
          <w:p w:rsidRPr="00B86692" w:rsidR="00E57A4B" w:rsidP="479FA799" w:rsidRDefault="0593FEC9" w14:paraId="1460A8EB" w14:textId="5A50B344">
            <w:r>
              <w:rPr>
                <w:noProof/>
              </w:rPr>
              <w:drawing>
                <wp:inline distT="0" distB="0" distL="0" distR="0" wp14:anchorId="378D3459" wp14:editId="411EA211">
                  <wp:extent cx="1876425" cy="3067050"/>
                  <wp:effectExtent l="0" t="0" r="0" b="0"/>
                  <wp:docPr id="664654637" name="Picture 664654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1876425" cy="3067050"/>
                          </a:xfrm>
                          <a:prstGeom prst="rect">
                            <a:avLst/>
                          </a:prstGeom>
                        </pic:spPr>
                      </pic:pic>
                    </a:graphicData>
                  </a:graphic>
                </wp:inline>
              </w:drawing>
            </w:r>
          </w:p>
        </w:tc>
      </w:tr>
    </w:tbl>
    <w:p w:rsidR="00DB7F6C" w:rsidP="006808EE" w:rsidRDefault="00DB7F6C" w14:paraId="398255BC" w14:textId="77777777"/>
    <w:p w:rsidRPr="0017473D" w:rsidR="000F465E" w:rsidP="000F465E" w:rsidRDefault="000F465E" w14:paraId="303D96EE" w14:textId="6AA29FF1">
      <w:pPr>
        <w:pStyle w:val="Heading1"/>
      </w:pPr>
      <w:bookmarkStart w:name="_Toc118888670" w:id="8"/>
      <w:r>
        <w:t>DAX Cheat Sheet</w:t>
      </w:r>
      <w:bookmarkEnd w:id="8"/>
    </w:p>
    <w:p w:rsidR="000F465E" w:rsidP="000F465E" w:rsidRDefault="000F465E" w14:paraId="45D3EA66" w14:textId="77777777"/>
    <w:tbl>
      <w:tblPr>
        <w:tblStyle w:val="TableGrid"/>
        <w:tblW w:w="9895" w:type="dxa"/>
        <w:tblLook w:val="04A0" w:firstRow="1" w:lastRow="0" w:firstColumn="1" w:lastColumn="0" w:noHBand="0" w:noVBand="1"/>
      </w:tblPr>
      <w:tblGrid>
        <w:gridCol w:w="5035"/>
        <w:gridCol w:w="4860"/>
      </w:tblGrid>
      <w:tr w:rsidRPr="000D1B54" w:rsidR="000D1B54" w:rsidTr="329C1B6E" w14:paraId="108ED35C" w14:textId="77777777">
        <w:trPr>
          <w:trHeight w:val="478"/>
        </w:trPr>
        <w:tc>
          <w:tcPr>
            <w:tcW w:w="9895" w:type="dxa"/>
            <w:gridSpan w:val="2"/>
            <w:shd w:val="clear" w:color="auto" w:fill="D9D9D9" w:themeFill="background1" w:themeFillShade="D9"/>
            <w:tcMar/>
            <w:vAlign w:val="center"/>
          </w:tcPr>
          <w:p w:rsidRPr="000D1B54" w:rsidR="000D1B54" w:rsidP="005E06E1" w:rsidRDefault="000D1B54" w14:paraId="2EBC8032" w14:textId="49E7C58E">
            <w:pPr>
              <w:rPr>
                <w:rFonts w:ascii="Sanofi Sans" w:hAnsi="Sanofi Sans"/>
                <w:b/>
                <w:bCs/>
              </w:rPr>
            </w:pPr>
            <w:r w:rsidRPr="000D1B54">
              <w:rPr>
                <w:rFonts w:ascii="Sanofi Sans" w:hAnsi="Sanofi Sans"/>
                <w:b/>
                <w:bCs/>
              </w:rPr>
              <w:t xml:space="preserve">Math and </w:t>
            </w:r>
            <w:r w:rsidR="004F7D92">
              <w:rPr>
                <w:rFonts w:ascii="Sanofi Sans" w:hAnsi="Sanofi Sans"/>
                <w:b/>
                <w:bCs/>
              </w:rPr>
              <w:t>Aggregation</w:t>
            </w:r>
            <w:r w:rsidRPr="000D1B54">
              <w:rPr>
                <w:rFonts w:ascii="Sanofi Sans" w:hAnsi="Sanofi Sans"/>
                <w:b/>
                <w:bCs/>
              </w:rPr>
              <w:t xml:space="preserve"> Functions</w:t>
            </w:r>
          </w:p>
        </w:tc>
      </w:tr>
      <w:tr w:rsidRPr="0021104C" w:rsidR="000D1B54" w:rsidTr="329C1B6E" w14:paraId="0A0FCF0D" w14:textId="77777777">
        <w:trPr>
          <w:trHeight w:val="672"/>
        </w:trPr>
        <w:tc>
          <w:tcPr>
            <w:tcW w:w="5035" w:type="dxa"/>
            <w:tcMar/>
            <w:vAlign w:val="center"/>
          </w:tcPr>
          <w:p w:rsidRPr="005A37B4" w:rsidR="000D1B54" w:rsidP="004C3614" w:rsidRDefault="0021104C" w14:paraId="524F380D" w14:textId="6602BAC7">
            <w:pPr>
              <w:rPr>
                <w:sz w:val="18"/>
                <w:szCs w:val="18"/>
              </w:rPr>
            </w:pPr>
            <w:r w:rsidRPr="005A37B4">
              <w:rPr>
                <w:rStyle w:val="normaltextrun"/>
                <w:rFonts w:ascii="Sanofi Sans" w:hAnsi="Sanofi Sans"/>
                <w:b/>
                <w:bCs/>
                <w:color w:val="000000"/>
                <w:sz w:val="18"/>
                <w:szCs w:val="18"/>
                <w:shd w:val="clear" w:color="auto" w:fill="FFFFFF"/>
              </w:rPr>
              <w:t>SUM</w:t>
            </w:r>
            <w:r w:rsidRPr="005A37B4">
              <w:rPr>
                <w:rStyle w:val="normaltextrun"/>
                <w:rFonts w:ascii="Sanofi Sans" w:hAnsi="Sanofi Sans"/>
                <w:color w:val="000000"/>
                <w:sz w:val="18"/>
                <w:szCs w:val="18"/>
                <w:shd w:val="clear" w:color="auto" w:fill="FFFFFF"/>
              </w:rPr>
              <w:t>(&lt;column&gt;)</w:t>
            </w:r>
          </w:p>
        </w:tc>
        <w:tc>
          <w:tcPr>
            <w:tcW w:w="4860" w:type="dxa"/>
            <w:tcMar/>
            <w:vAlign w:val="center"/>
          </w:tcPr>
          <w:p w:rsidRPr="0021104C" w:rsidR="000D1B54" w:rsidP="00F1313F" w:rsidRDefault="0021104C" w14:paraId="44263D70" w14:textId="6114620F">
            <w:pPr>
              <w:rPr>
                <w:sz w:val="20"/>
                <w:szCs w:val="20"/>
              </w:rPr>
            </w:pPr>
            <w:r w:rsidRPr="0021104C">
              <w:rPr>
                <w:rStyle w:val="normaltextrun"/>
                <w:rFonts w:ascii="Sanofi Sans" w:hAnsi="Sanofi Sans"/>
                <w:color w:val="000000"/>
                <w:sz w:val="20"/>
                <w:szCs w:val="20"/>
                <w:shd w:val="clear" w:color="auto" w:fill="FFFFFF"/>
              </w:rPr>
              <w:t>Adds all the numbers in a column.</w:t>
            </w:r>
            <w:r w:rsidRPr="0021104C">
              <w:rPr>
                <w:rStyle w:val="eop"/>
                <w:rFonts w:ascii="Sanofi Sans" w:hAnsi="Sanofi Sans"/>
                <w:color w:val="000000"/>
                <w:sz w:val="20"/>
                <w:szCs w:val="20"/>
                <w:shd w:val="clear" w:color="auto" w:fill="FFFFFF"/>
              </w:rPr>
              <w:t> </w:t>
            </w:r>
          </w:p>
        </w:tc>
      </w:tr>
      <w:tr w:rsidRPr="0021104C" w:rsidR="000D1B54" w:rsidTr="329C1B6E" w14:paraId="0EC566C5" w14:textId="77777777">
        <w:trPr>
          <w:trHeight w:val="672"/>
        </w:trPr>
        <w:tc>
          <w:tcPr>
            <w:tcW w:w="5035" w:type="dxa"/>
            <w:tcMar/>
            <w:vAlign w:val="center"/>
          </w:tcPr>
          <w:p w:rsidRPr="005A37B4" w:rsidR="000D1B54" w:rsidP="00290684" w:rsidRDefault="0021104C" w14:paraId="1B86E5A4" w14:textId="77525BA4">
            <w:pPr>
              <w:rPr>
                <w:sz w:val="18"/>
                <w:szCs w:val="18"/>
              </w:rPr>
            </w:pPr>
            <w:r w:rsidRPr="005A37B4">
              <w:rPr>
                <w:rStyle w:val="normaltextrun"/>
                <w:rFonts w:ascii="Sanofi Sans" w:hAnsi="Sanofi Sans"/>
                <w:b/>
                <w:bCs/>
                <w:color w:val="000000"/>
                <w:sz w:val="18"/>
                <w:szCs w:val="18"/>
                <w:shd w:val="clear" w:color="auto" w:fill="FFFFFF"/>
              </w:rPr>
              <w:t>SUMX</w:t>
            </w:r>
            <w:r w:rsidRPr="005A37B4">
              <w:rPr>
                <w:rStyle w:val="normaltextrun"/>
                <w:rFonts w:ascii="Sanofi Sans" w:hAnsi="Sanofi Sans"/>
                <w:color w:val="000000"/>
                <w:sz w:val="18"/>
                <w:szCs w:val="18"/>
                <w:shd w:val="clear" w:color="auto" w:fill="FFFFFF"/>
              </w:rPr>
              <w:t>(&lt;table&gt;, &lt;expression&gt;)</w:t>
            </w:r>
            <w:r w:rsidRPr="005A37B4" w:rsidR="00225609">
              <w:rPr>
                <w:rStyle w:val="normaltextrun"/>
                <w:rFonts w:ascii="Sanofi Sans" w:hAnsi="Sanofi Sans"/>
                <w:color w:val="000000"/>
                <w:sz w:val="18"/>
                <w:szCs w:val="18"/>
                <w:shd w:val="clear" w:color="auto" w:fill="FFFFFF"/>
              </w:rPr>
              <w:t xml:space="preserve"> </w:t>
            </w:r>
            <w:r w:rsidRPr="005A37B4" w:rsidR="00290684">
              <w:rPr>
                <w:rStyle w:val="normaltextrun"/>
                <w:rFonts w:ascii="Sanofi Sans" w:hAnsi="Sanofi Sans"/>
                <w:color w:val="000000"/>
                <w:sz w:val="18"/>
                <w:szCs w:val="18"/>
                <w:shd w:val="clear" w:color="auto" w:fill="FFFFFF"/>
              </w:rPr>
              <w:t xml:space="preserve"> </w:t>
            </w:r>
            <w:r w:rsidRPr="005A37B4" w:rsidR="00D36DE0">
              <w:rPr>
                <w:rStyle w:val="normaltextrun"/>
                <w:rFonts w:ascii="Sanofi Sans" w:hAnsi="Sanofi Sans"/>
                <w:noProof/>
                <w:color w:val="000000"/>
                <w:sz w:val="18"/>
                <w:szCs w:val="18"/>
                <w:shd w:val="clear" w:color="auto" w:fill="FFFFFF"/>
              </w:rPr>
              <w:drawing>
                <wp:inline distT="0" distB="0" distL="0" distR="0" wp14:anchorId="2C4B01E4" wp14:editId="4A63F247">
                  <wp:extent cx="458164" cy="1619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0461" cy="162737"/>
                          </a:xfrm>
                          <a:prstGeom prst="rect">
                            <a:avLst/>
                          </a:prstGeom>
                          <a:noFill/>
                        </pic:spPr>
                      </pic:pic>
                    </a:graphicData>
                  </a:graphic>
                </wp:inline>
              </w:drawing>
            </w:r>
          </w:p>
        </w:tc>
        <w:tc>
          <w:tcPr>
            <w:tcW w:w="4860" w:type="dxa"/>
            <w:tcMar/>
            <w:vAlign w:val="center"/>
          </w:tcPr>
          <w:p w:rsidRPr="0021104C" w:rsidR="000D1B54" w:rsidP="00F1313F" w:rsidRDefault="0021104C" w14:paraId="212475BC" w14:textId="015073CB">
            <w:pPr>
              <w:rPr>
                <w:sz w:val="20"/>
                <w:szCs w:val="20"/>
              </w:rPr>
            </w:pPr>
            <w:r w:rsidRPr="0021104C">
              <w:rPr>
                <w:rStyle w:val="normaltextrun"/>
                <w:rFonts w:ascii="Sanofi Sans" w:hAnsi="Sanofi Sans"/>
                <w:color w:val="000000"/>
                <w:sz w:val="20"/>
                <w:szCs w:val="20"/>
                <w:shd w:val="clear" w:color="auto" w:fill="FFFFFF"/>
              </w:rPr>
              <w:t>Returns the sum of an expression evaluated for each row in a table.</w:t>
            </w:r>
            <w:r w:rsidRPr="0021104C">
              <w:rPr>
                <w:rStyle w:val="eop"/>
                <w:rFonts w:ascii="Sanofi Sans" w:hAnsi="Sanofi Sans"/>
                <w:color w:val="000000"/>
                <w:sz w:val="20"/>
                <w:szCs w:val="20"/>
                <w:shd w:val="clear" w:color="auto" w:fill="FFFFFF"/>
              </w:rPr>
              <w:t> </w:t>
            </w:r>
          </w:p>
        </w:tc>
      </w:tr>
      <w:tr w:rsidRPr="0021104C" w:rsidR="0021104C" w:rsidTr="329C1B6E" w14:paraId="66ADDFB0" w14:textId="77777777">
        <w:trPr>
          <w:trHeight w:val="672"/>
        </w:trPr>
        <w:tc>
          <w:tcPr>
            <w:tcW w:w="5035" w:type="dxa"/>
            <w:tcMar/>
            <w:vAlign w:val="center"/>
          </w:tcPr>
          <w:p w:rsidRPr="005A37B4" w:rsidR="0021104C" w:rsidP="004C3614" w:rsidRDefault="0021104C" w14:paraId="46045341" w14:textId="0E171880">
            <w:pPr>
              <w:rPr>
                <w:sz w:val="18"/>
                <w:szCs w:val="18"/>
              </w:rPr>
            </w:pPr>
            <w:r w:rsidRPr="005A37B4">
              <w:rPr>
                <w:rStyle w:val="normaltextrun"/>
                <w:rFonts w:ascii="Sanofi Sans" w:hAnsi="Sanofi Sans" w:cs="Arial"/>
                <w:b/>
                <w:bCs/>
                <w:sz w:val="18"/>
                <w:szCs w:val="18"/>
              </w:rPr>
              <w:t>AVERAGE</w:t>
            </w:r>
            <w:r w:rsidRPr="005A37B4">
              <w:rPr>
                <w:rStyle w:val="normaltextrun"/>
                <w:rFonts w:ascii="Sanofi Sans" w:hAnsi="Sanofi Sans" w:cs="Arial"/>
                <w:sz w:val="18"/>
                <w:szCs w:val="18"/>
              </w:rPr>
              <w:t>(&lt;column&gt;)</w:t>
            </w:r>
          </w:p>
        </w:tc>
        <w:tc>
          <w:tcPr>
            <w:tcW w:w="4860" w:type="dxa"/>
            <w:tcMar/>
            <w:vAlign w:val="center"/>
          </w:tcPr>
          <w:p w:rsidRPr="0021104C" w:rsidR="0021104C" w:rsidP="00F1313F" w:rsidRDefault="0021104C" w14:paraId="2EFACD97" w14:textId="4B0326F0">
            <w:pPr>
              <w:rPr>
                <w:sz w:val="20"/>
                <w:szCs w:val="20"/>
              </w:rPr>
            </w:pPr>
            <w:r w:rsidRPr="0021104C">
              <w:rPr>
                <w:rStyle w:val="normaltextrun"/>
                <w:rFonts w:ascii="Sanofi Sans" w:hAnsi="Sanofi Sans" w:cs="Arial"/>
                <w:sz w:val="20"/>
                <w:szCs w:val="20"/>
              </w:rPr>
              <w:t>Returns the average (arithmetic mean) of all the numbers in a column</w:t>
            </w:r>
          </w:p>
        </w:tc>
      </w:tr>
      <w:tr w:rsidRPr="0021104C" w:rsidR="0021104C" w:rsidTr="329C1B6E" w14:paraId="011467F1" w14:textId="77777777">
        <w:trPr>
          <w:trHeight w:val="672"/>
        </w:trPr>
        <w:tc>
          <w:tcPr>
            <w:tcW w:w="5035" w:type="dxa"/>
            <w:tcMar/>
            <w:vAlign w:val="center"/>
          </w:tcPr>
          <w:p w:rsidRPr="005A37B4" w:rsidR="0021104C" w:rsidP="004C3614" w:rsidRDefault="0021104C" w14:paraId="376B47DE" w14:textId="331610BE">
            <w:pPr>
              <w:rPr>
                <w:sz w:val="18"/>
                <w:szCs w:val="18"/>
              </w:rPr>
            </w:pPr>
            <w:r w:rsidRPr="005A37B4">
              <w:rPr>
                <w:rStyle w:val="normaltextrun"/>
                <w:rFonts w:ascii="Sanofi Sans" w:hAnsi="Sanofi Sans" w:cs="Arial"/>
                <w:b/>
                <w:bCs/>
                <w:sz w:val="18"/>
                <w:szCs w:val="18"/>
              </w:rPr>
              <w:t>AVERAGEX</w:t>
            </w:r>
            <w:r w:rsidRPr="005A37B4">
              <w:rPr>
                <w:rStyle w:val="normaltextrun"/>
                <w:rFonts w:ascii="Sanofi Sans" w:hAnsi="Sanofi Sans" w:cs="Arial"/>
                <w:sz w:val="18"/>
                <w:szCs w:val="18"/>
              </w:rPr>
              <w:t>(&lt;table&gt;, &lt;expression&gt;)</w:t>
            </w:r>
            <w:r w:rsidRPr="005A37B4" w:rsidR="00225609">
              <w:rPr>
                <w:rStyle w:val="normaltextrun"/>
                <w:rFonts w:ascii="Sanofi Sans" w:hAnsi="Sanofi Sans" w:cs="Arial"/>
                <w:sz w:val="18"/>
                <w:szCs w:val="18"/>
              </w:rPr>
              <w:t xml:space="preserve"> </w:t>
            </w:r>
            <w:r w:rsidRPr="005A37B4" w:rsidR="00225609">
              <w:rPr>
                <w:rStyle w:val="normaltextrun"/>
                <w:rFonts w:ascii="Sanofi Sans" w:hAnsi="Sanofi Sans"/>
                <w:noProof/>
                <w:color w:val="000000"/>
                <w:sz w:val="18"/>
                <w:szCs w:val="18"/>
                <w:shd w:val="clear" w:color="auto" w:fill="FFFFFF"/>
              </w:rPr>
              <w:drawing>
                <wp:inline distT="0" distB="0" distL="0" distR="0" wp14:anchorId="708D281B" wp14:editId="724880E7">
                  <wp:extent cx="458164" cy="1619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0461" cy="162737"/>
                          </a:xfrm>
                          <a:prstGeom prst="rect">
                            <a:avLst/>
                          </a:prstGeom>
                          <a:noFill/>
                        </pic:spPr>
                      </pic:pic>
                    </a:graphicData>
                  </a:graphic>
                </wp:inline>
              </w:drawing>
            </w:r>
          </w:p>
        </w:tc>
        <w:tc>
          <w:tcPr>
            <w:tcW w:w="4860" w:type="dxa"/>
            <w:tcMar/>
            <w:vAlign w:val="center"/>
          </w:tcPr>
          <w:p w:rsidRPr="0021104C" w:rsidR="0021104C" w:rsidP="00F1313F" w:rsidRDefault="0021104C" w14:paraId="29B0DCD4" w14:textId="3A550232">
            <w:pPr>
              <w:rPr>
                <w:sz w:val="20"/>
                <w:szCs w:val="20"/>
              </w:rPr>
            </w:pPr>
            <w:r w:rsidRPr="0021104C">
              <w:rPr>
                <w:rStyle w:val="normaltextrun"/>
                <w:rFonts w:ascii="Sanofi Sans" w:hAnsi="Sanofi Sans" w:cs="Arial"/>
                <w:sz w:val="20"/>
                <w:szCs w:val="20"/>
              </w:rPr>
              <w:t>Calculates the average (arithmetic mean) of a set of expressions evaluated over a table</w:t>
            </w:r>
          </w:p>
        </w:tc>
      </w:tr>
      <w:tr w:rsidRPr="0021104C" w:rsidR="004C3614" w:rsidTr="329C1B6E" w14:paraId="232C4A5B" w14:textId="77777777">
        <w:trPr>
          <w:trHeight w:val="672"/>
        </w:trPr>
        <w:tc>
          <w:tcPr>
            <w:tcW w:w="5035" w:type="dxa"/>
            <w:tcMar/>
            <w:vAlign w:val="center"/>
          </w:tcPr>
          <w:p w:rsidRPr="005A37B4" w:rsidR="004C3614" w:rsidP="004C3614" w:rsidRDefault="004C3614" w14:paraId="07B2E1C1" w14:textId="25559EE6">
            <w:pPr>
              <w:rPr>
                <w:rStyle w:val="normaltextrun"/>
                <w:rFonts w:ascii="Sanofi Sans" w:hAnsi="Sanofi Sans" w:cs="Arial"/>
                <w:b/>
                <w:bCs/>
                <w:sz w:val="18"/>
                <w:szCs w:val="18"/>
              </w:rPr>
            </w:pPr>
            <w:r w:rsidRPr="005A37B4">
              <w:rPr>
                <w:rStyle w:val="normaltextrun"/>
                <w:rFonts w:ascii="Sanofi Sans" w:hAnsi="Sanofi Sans" w:cs="Arial"/>
                <w:b/>
                <w:bCs/>
                <w:sz w:val="18"/>
                <w:szCs w:val="18"/>
              </w:rPr>
              <w:t>COUNT</w:t>
            </w:r>
            <w:r w:rsidRPr="005A37B4">
              <w:rPr>
                <w:rStyle w:val="normaltextrun"/>
                <w:rFonts w:ascii="Sanofi Sans" w:hAnsi="Sanofi Sans" w:cs="Arial"/>
                <w:sz w:val="18"/>
                <w:szCs w:val="18"/>
              </w:rPr>
              <w:t>(&lt;column&gt;)</w:t>
            </w:r>
          </w:p>
        </w:tc>
        <w:tc>
          <w:tcPr>
            <w:tcW w:w="4860" w:type="dxa"/>
            <w:tcMar/>
            <w:vAlign w:val="center"/>
          </w:tcPr>
          <w:p w:rsidRPr="0021104C" w:rsidR="004C3614" w:rsidP="329C1B6E" w:rsidRDefault="004C3614" w14:paraId="748B6846" w14:textId="2D5B7E6A">
            <w:pPr>
              <w:pStyle w:val="paragraph"/>
              <w:spacing w:before="0" w:beforeAutospacing="off" w:after="0" w:afterAutospacing="off"/>
              <w:textAlignment w:val="baseline"/>
              <w:rPr>
                <w:rStyle w:val="normaltextrun"/>
                <w:rFonts w:ascii="Sanofi Sans" w:hAnsi="Sanofi Sans" w:cs="Arial"/>
                <w:sz w:val="20"/>
                <w:szCs w:val="20"/>
                <w:lang w:val="en-US"/>
              </w:rPr>
            </w:pPr>
            <w:r w:rsidRPr="329C1B6E" w:rsidR="535EC0F7">
              <w:rPr>
                <w:rStyle w:val="normaltextrun"/>
                <w:rFonts w:ascii="Sanofi Sans" w:hAnsi="Sanofi Sans" w:cs="Arial"/>
                <w:sz w:val="18"/>
                <w:szCs w:val="18"/>
                <w:lang w:val="en-US"/>
              </w:rPr>
              <w:t xml:space="preserve">Returns the number of cells in a column that </w:t>
            </w:r>
            <w:r w:rsidRPr="329C1B6E" w:rsidR="535EC0F7">
              <w:rPr>
                <w:rStyle w:val="normaltextrun"/>
                <w:rFonts w:ascii="Sanofi Sans" w:hAnsi="Sanofi Sans" w:cs="Arial"/>
                <w:sz w:val="18"/>
                <w:szCs w:val="18"/>
                <w:lang w:val="en-US"/>
              </w:rPr>
              <w:t>contain</w:t>
            </w:r>
            <w:r w:rsidRPr="329C1B6E" w:rsidR="535EC0F7">
              <w:rPr>
                <w:rStyle w:val="normaltextrun"/>
                <w:rFonts w:ascii="Sanofi Sans" w:hAnsi="Sanofi Sans" w:cs="Arial"/>
                <w:sz w:val="18"/>
                <w:szCs w:val="18"/>
                <w:lang w:val="en-US"/>
              </w:rPr>
              <w:t xml:space="preserve"> non-blank values.</w:t>
            </w:r>
            <w:r w:rsidRPr="329C1B6E" w:rsidR="535EC0F7">
              <w:rPr>
                <w:rStyle w:val="eop"/>
                <w:rFonts w:ascii="Sanofi Sans" w:hAnsi="Sanofi Sans" w:cs="Arial"/>
                <w:sz w:val="18"/>
                <w:szCs w:val="18"/>
                <w:lang w:val="en-US"/>
              </w:rPr>
              <w:t> </w:t>
            </w:r>
          </w:p>
        </w:tc>
      </w:tr>
      <w:tr w:rsidRPr="0021104C" w:rsidR="004C3614" w:rsidTr="329C1B6E" w14:paraId="6BD721F3" w14:textId="77777777">
        <w:trPr>
          <w:trHeight w:val="672"/>
        </w:trPr>
        <w:tc>
          <w:tcPr>
            <w:tcW w:w="5035" w:type="dxa"/>
            <w:tcMar/>
            <w:vAlign w:val="center"/>
          </w:tcPr>
          <w:p w:rsidRPr="005A37B4" w:rsidR="004C3614" w:rsidP="004C3614" w:rsidRDefault="004C3614" w14:paraId="113D0E9E" w14:textId="13293C06">
            <w:pPr>
              <w:rPr>
                <w:rStyle w:val="normaltextrun"/>
                <w:rFonts w:ascii="Sanofi Sans" w:hAnsi="Sanofi Sans" w:cs="Arial"/>
                <w:b/>
                <w:bCs/>
                <w:sz w:val="18"/>
                <w:szCs w:val="18"/>
              </w:rPr>
            </w:pPr>
            <w:r w:rsidRPr="005A37B4">
              <w:rPr>
                <w:rStyle w:val="normaltextrun"/>
                <w:rFonts w:ascii="Sanofi Sans" w:hAnsi="Sanofi Sans" w:cs="Arial"/>
                <w:b/>
                <w:bCs/>
                <w:sz w:val="18"/>
                <w:szCs w:val="18"/>
              </w:rPr>
              <w:t>COUNTX</w:t>
            </w:r>
            <w:r w:rsidRPr="005A37B4">
              <w:rPr>
                <w:rStyle w:val="normaltextrun"/>
                <w:rFonts w:ascii="Sanofi Sans" w:hAnsi="Sanofi Sans" w:cs="Arial"/>
                <w:sz w:val="18"/>
                <w:szCs w:val="18"/>
              </w:rPr>
              <w:t>(&lt;table&gt;, &lt;expression&gt;)</w:t>
            </w:r>
            <w:r w:rsidRPr="005A37B4" w:rsidR="00225609">
              <w:rPr>
                <w:rStyle w:val="normaltextrun"/>
                <w:rFonts w:ascii="Sanofi Sans" w:hAnsi="Sanofi Sans" w:cs="Arial"/>
                <w:sz w:val="18"/>
                <w:szCs w:val="18"/>
              </w:rPr>
              <w:t xml:space="preserve"> </w:t>
            </w:r>
            <w:r w:rsidRPr="005A37B4" w:rsidR="00225609">
              <w:rPr>
                <w:rStyle w:val="normaltextrun"/>
                <w:rFonts w:ascii="Sanofi Sans" w:hAnsi="Sanofi Sans"/>
                <w:noProof/>
                <w:color w:val="000000"/>
                <w:sz w:val="18"/>
                <w:szCs w:val="18"/>
                <w:shd w:val="clear" w:color="auto" w:fill="FFFFFF"/>
              </w:rPr>
              <w:drawing>
                <wp:inline distT="0" distB="0" distL="0" distR="0" wp14:anchorId="2FF061D6" wp14:editId="33E6164D">
                  <wp:extent cx="458164" cy="1619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0461" cy="162737"/>
                          </a:xfrm>
                          <a:prstGeom prst="rect">
                            <a:avLst/>
                          </a:prstGeom>
                          <a:noFill/>
                        </pic:spPr>
                      </pic:pic>
                    </a:graphicData>
                  </a:graphic>
                </wp:inline>
              </w:drawing>
            </w:r>
          </w:p>
        </w:tc>
        <w:tc>
          <w:tcPr>
            <w:tcW w:w="4860" w:type="dxa"/>
            <w:tcMar/>
            <w:vAlign w:val="center"/>
          </w:tcPr>
          <w:p w:rsidRPr="004D4419" w:rsidR="004C3614" w:rsidP="00F1313F" w:rsidRDefault="004C3614" w14:paraId="6E667659" w14:textId="0D9EBA67">
            <w:pPr>
              <w:pStyle w:val="paragraph"/>
              <w:spacing w:before="0" w:beforeAutospacing="0" w:after="0" w:afterAutospacing="0"/>
              <w:textAlignment w:val="baseline"/>
              <w:rPr>
                <w:rStyle w:val="normaltextrun"/>
                <w:rFonts w:ascii="Arial" w:hAnsi="Arial" w:cs="Arial"/>
                <w:sz w:val="22"/>
                <w:szCs w:val="22"/>
              </w:rPr>
            </w:pPr>
            <w:r>
              <w:rPr>
                <w:rStyle w:val="normaltextrun"/>
                <w:rFonts w:ascii="Sanofi Sans" w:hAnsi="Sanofi Sans" w:cs="Arial"/>
                <w:sz w:val="18"/>
                <w:szCs w:val="18"/>
              </w:rPr>
              <w:t>Counts the number of rows from an expression that evaluates to a non-blank value.</w:t>
            </w:r>
            <w:r>
              <w:rPr>
                <w:rStyle w:val="eop"/>
                <w:rFonts w:ascii="Sanofi Sans" w:hAnsi="Sanofi Sans" w:cs="Arial"/>
                <w:sz w:val="18"/>
                <w:szCs w:val="18"/>
              </w:rPr>
              <w:t> </w:t>
            </w:r>
          </w:p>
        </w:tc>
      </w:tr>
      <w:tr w:rsidRPr="0021104C" w:rsidR="004C3614" w:rsidTr="329C1B6E" w14:paraId="1A5A857A" w14:textId="77777777">
        <w:trPr>
          <w:trHeight w:val="672"/>
        </w:trPr>
        <w:tc>
          <w:tcPr>
            <w:tcW w:w="5035" w:type="dxa"/>
            <w:tcMar/>
            <w:vAlign w:val="center"/>
          </w:tcPr>
          <w:p w:rsidRPr="005A37B4" w:rsidR="004C3614" w:rsidP="004C3614" w:rsidRDefault="004C3614" w14:paraId="6694250A" w14:textId="385A318A">
            <w:pPr>
              <w:rPr>
                <w:rStyle w:val="normaltextrun"/>
                <w:rFonts w:ascii="Sanofi Sans" w:hAnsi="Sanofi Sans" w:cs="Arial"/>
                <w:b/>
                <w:bCs/>
                <w:sz w:val="18"/>
                <w:szCs w:val="18"/>
              </w:rPr>
            </w:pPr>
            <w:r w:rsidRPr="005A37B4">
              <w:rPr>
                <w:rStyle w:val="normaltextrun"/>
                <w:rFonts w:ascii="Sanofi Sans" w:hAnsi="Sanofi Sans" w:cs="Arial"/>
                <w:b/>
                <w:bCs/>
                <w:sz w:val="18"/>
                <w:szCs w:val="18"/>
              </w:rPr>
              <w:t>DIVIDE</w:t>
            </w:r>
            <w:r w:rsidRPr="005A37B4">
              <w:rPr>
                <w:rStyle w:val="normaltextrun"/>
                <w:rFonts w:ascii="Sanofi Sans" w:hAnsi="Sanofi Sans" w:cs="Arial"/>
                <w:sz w:val="18"/>
                <w:szCs w:val="18"/>
              </w:rPr>
              <w:t>(&lt;numerator&gt;, &lt;denominator&gt; [,&lt;alternateresult&gt;])</w:t>
            </w:r>
          </w:p>
        </w:tc>
        <w:tc>
          <w:tcPr>
            <w:tcW w:w="4860" w:type="dxa"/>
            <w:tcMar/>
            <w:vAlign w:val="center"/>
          </w:tcPr>
          <w:p w:rsidRPr="0021104C" w:rsidR="004C3614" w:rsidP="329C1B6E" w:rsidRDefault="004C3614" w14:paraId="5C5DED03" w14:textId="1FD2BCA9">
            <w:pPr>
              <w:pStyle w:val="paragraph"/>
              <w:spacing w:before="0" w:beforeAutospacing="off" w:after="0" w:afterAutospacing="off"/>
              <w:textAlignment w:val="baseline"/>
              <w:rPr>
                <w:rStyle w:val="normaltextrun"/>
                <w:rFonts w:ascii="Sanofi Sans" w:hAnsi="Sanofi Sans" w:cs="Arial"/>
                <w:sz w:val="20"/>
                <w:szCs w:val="20"/>
                <w:lang w:val="en-US"/>
              </w:rPr>
            </w:pPr>
            <w:r w:rsidRPr="329C1B6E" w:rsidR="535EC0F7">
              <w:rPr>
                <w:rStyle w:val="normaltextrun"/>
                <w:rFonts w:ascii="Sanofi Sans" w:hAnsi="Sanofi Sans" w:cs="Arial"/>
                <w:sz w:val="18"/>
                <w:szCs w:val="18"/>
                <w:lang w:val="en-US"/>
              </w:rPr>
              <w:t xml:space="preserve">Performs division and returns alternate result or </w:t>
            </w:r>
            <w:r w:rsidRPr="329C1B6E" w:rsidR="535EC0F7">
              <w:rPr>
                <w:rStyle w:val="normaltextrun"/>
                <w:rFonts w:ascii="Sanofi Sans" w:hAnsi="Sanofi Sans" w:cs="Arial"/>
                <w:sz w:val="18"/>
                <w:szCs w:val="18"/>
                <w:lang w:val="en-US"/>
              </w:rPr>
              <w:t>BLANK(</w:t>
            </w:r>
            <w:r w:rsidRPr="329C1B6E" w:rsidR="535EC0F7">
              <w:rPr>
                <w:rStyle w:val="normaltextrun"/>
                <w:rFonts w:ascii="Sanofi Sans" w:hAnsi="Sanofi Sans" w:cs="Arial"/>
                <w:sz w:val="18"/>
                <w:szCs w:val="18"/>
                <w:lang w:val="en-US"/>
              </w:rPr>
              <w:t>) on division by 0.</w:t>
            </w:r>
            <w:r w:rsidRPr="329C1B6E" w:rsidR="535EC0F7">
              <w:rPr>
                <w:rStyle w:val="eop"/>
                <w:rFonts w:ascii="Sanofi Sans" w:hAnsi="Sanofi Sans" w:cs="Arial"/>
                <w:sz w:val="18"/>
                <w:szCs w:val="18"/>
                <w:lang w:val="en-US"/>
              </w:rPr>
              <w:t> </w:t>
            </w:r>
          </w:p>
        </w:tc>
      </w:tr>
      <w:tr w:rsidRPr="0021104C" w:rsidR="004C3614" w:rsidTr="329C1B6E" w14:paraId="33440CA6" w14:textId="77777777">
        <w:trPr>
          <w:trHeight w:val="672"/>
        </w:trPr>
        <w:tc>
          <w:tcPr>
            <w:tcW w:w="5035" w:type="dxa"/>
            <w:tcMar/>
            <w:vAlign w:val="center"/>
          </w:tcPr>
          <w:p w:rsidRPr="005A37B4" w:rsidR="004C3614" w:rsidP="004C3614" w:rsidRDefault="004C3614" w14:paraId="5F96A125" w14:textId="77777777">
            <w:pPr>
              <w:rPr>
                <w:rStyle w:val="normaltextrun"/>
                <w:rFonts w:ascii="Sanofi Sans" w:hAnsi="Sanofi Sans" w:cs="Arial"/>
                <w:sz w:val="18"/>
                <w:szCs w:val="18"/>
              </w:rPr>
            </w:pPr>
            <w:r w:rsidRPr="005A37B4">
              <w:rPr>
                <w:rStyle w:val="normaltextrun"/>
                <w:rFonts w:ascii="Sanofi Sans" w:hAnsi="Sanofi Sans" w:cs="Arial"/>
                <w:b/>
                <w:bCs/>
                <w:sz w:val="18"/>
                <w:szCs w:val="18"/>
              </w:rPr>
              <w:t>MIN</w:t>
            </w:r>
            <w:r w:rsidRPr="005A37B4">
              <w:rPr>
                <w:rStyle w:val="normaltextrun"/>
                <w:rFonts w:ascii="Sanofi Sans" w:hAnsi="Sanofi Sans" w:cs="Arial"/>
                <w:sz w:val="18"/>
                <w:szCs w:val="18"/>
              </w:rPr>
              <w:t>(&lt;column&gt;)</w:t>
            </w:r>
          </w:p>
          <w:p w:rsidRPr="005A37B4" w:rsidR="006016C1" w:rsidP="004C3614" w:rsidRDefault="006016C1" w14:paraId="1452E632" w14:textId="3AABEC4F">
            <w:pPr>
              <w:rPr>
                <w:rStyle w:val="normaltextrun"/>
                <w:rFonts w:ascii="Sanofi Sans" w:hAnsi="Sanofi Sans" w:cs="Arial"/>
                <w:b/>
                <w:bCs/>
                <w:sz w:val="18"/>
                <w:szCs w:val="18"/>
              </w:rPr>
            </w:pPr>
            <w:r w:rsidRPr="005A37B4">
              <w:rPr>
                <w:rStyle w:val="normaltextrun"/>
                <w:rFonts w:ascii="Sanofi Sans" w:hAnsi="Sanofi Sans" w:cs="Arial"/>
                <w:b/>
                <w:bCs/>
                <w:sz w:val="18"/>
                <w:szCs w:val="18"/>
              </w:rPr>
              <w:t>MIN</w:t>
            </w:r>
            <w:r w:rsidRPr="005A37B4">
              <w:rPr>
                <w:rStyle w:val="normaltextrun"/>
                <w:rFonts w:ascii="Sanofi Sans" w:hAnsi="Sanofi Sans" w:cs="Arial"/>
                <w:sz w:val="18"/>
                <w:szCs w:val="18"/>
              </w:rPr>
              <w:t>(&lt;expression1&gt;</w:t>
            </w:r>
            <w:r w:rsidRPr="005A37B4" w:rsidR="00B4726B">
              <w:rPr>
                <w:rStyle w:val="normaltextrun"/>
                <w:rFonts w:ascii="Sanofi Sans" w:hAnsi="Sanofi Sans" w:cs="Arial"/>
                <w:sz w:val="18"/>
                <w:szCs w:val="18"/>
              </w:rPr>
              <w:t>, &lt;expression2&gt;)</w:t>
            </w:r>
          </w:p>
        </w:tc>
        <w:tc>
          <w:tcPr>
            <w:tcW w:w="4860" w:type="dxa"/>
            <w:tcMar/>
            <w:vAlign w:val="center"/>
          </w:tcPr>
          <w:p w:rsidRPr="0021104C" w:rsidR="004C3614" w:rsidP="00F1313F" w:rsidRDefault="004C3614" w14:paraId="4B55BD18" w14:textId="6F7DCE40">
            <w:pPr>
              <w:pStyle w:val="paragraph"/>
              <w:spacing w:before="0" w:beforeAutospacing="0" w:after="0" w:afterAutospacing="0"/>
              <w:textAlignment w:val="baseline"/>
              <w:rPr>
                <w:rStyle w:val="normaltextrun"/>
                <w:rFonts w:ascii="Sanofi Sans" w:hAnsi="Sanofi Sans" w:cs="Arial"/>
                <w:sz w:val="20"/>
                <w:szCs w:val="20"/>
              </w:rPr>
            </w:pPr>
            <w:r>
              <w:rPr>
                <w:rStyle w:val="normaltextrun"/>
                <w:rFonts w:ascii="Sanofi Sans" w:hAnsi="Sanofi Sans" w:cs="Arial"/>
                <w:sz w:val="18"/>
                <w:szCs w:val="18"/>
              </w:rPr>
              <w:t>Returns a minimum value of a column</w:t>
            </w:r>
            <w:r w:rsidR="000F4280">
              <w:rPr>
                <w:rStyle w:val="normaltextrun"/>
                <w:rFonts w:ascii="Sanofi Sans" w:hAnsi="Sanofi Sans" w:cs="Arial"/>
                <w:sz w:val="18"/>
                <w:szCs w:val="18"/>
              </w:rPr>
              <w:t xml:space="preserve"> or between 2 scalar expressions</w:t>
            </w:r>
          </w:p>
        </w:tc>
      </w:tr>
      <w:tr w:rsidRPr="0021104C" w:rsidR="003627E0" w:rsidTr="329C1B6E" w14:paraId="3139E8E5" w14:textId="77777777">
        <w:trPr>
          <w:trHeight w:val="672"/>
        </w:trPr>
        <w:tc>
          <w:tcPr>
            <w:tcW w:w="5035" w:type="dxa"/>
            <w:tcMar/>
            <w:vAlign w:val="center"/>
          </w:tcPr>
          <w:p w:rsidRPr="005A37B4" w:rsidR="003627E0" w:rsidP="003627E0" w:rsidRDefault="003627E0" w14:paraId="524D9B7C" w14:textId="78CCCE32">
            <w:pPr>
              <w:rPr>
                <w:rStyle w:val="normaltextrun"/>
                <w:rFonts w:ascii="Sanofi Sans" w:hAnsi="Sanofi Sans" w:cs="Arial"/>
                <w:b/>
                <w:bCs/>
                <w:sz w:val="18"/>
                <w:szCs w:val="18"/>
              </w:rPr>
            </w:pPr>
            <w:r w:rsidRPr="005A37B4">
              <w:rPr>
                <w:rStyle w:val="normaltextrun"/>
                <w:rFonts w:ascii="Sanofi Sans" w:hAnsi="Sanofi Sans" w:cs="Arial"/>
                <w:b/>
                <w:bCs/>
                <w:sz w:val="18"/>
                <w:szCs w:val="18"/>
              </w:rPr>
              <w:t>MINX</w:t>
            </w:r>
            <w:r w:rsidRPr="005A37B4">
              <w:rPr>
                <w:rStyle w:val="normaltextrun"/>
                <w:rFonts w:ascii="Sanofi Sans" w:hAnsi="Sanofi Sans" w:cs="Arial"/>
                <w:sz w:val="18"/>
                <w:szCs w:val="18"/>
              </w:rPr>
              <w:t>(&lt;</w:t>
            </w:r>
            <w:r w:rsidRPr="005A37B4" w:rsidR="0021755E">
              <w:rPr>
                <w:rStyle w:val="normaltextrun"/>
                <w:rFonts w:ascii="Sanofi Sans" w:hAnsi="Sanofi Sans" w:cs="Arial"/>
                <w:sz w:val="18"/>
                <w:szCs w:val="18"/>
              </w:rPr>
              <w:t>table</w:t>
            </w:r>
            <w:r w:rsidRPr="005A37B4">
              <w:rPr>
                <w:rStyle w:val="normaltextrun"/>
                <w:rFonts w:ascii="Sanofi Sans" w:hAnsi="Sanofi Sans" w:cs="Arial"/>
                <w:sz w:val="18"/>
                <w:szCs w:val="18"/>
              </w:rPr>
              <w:t>&gt;</w:t>
            </w:r>
            <w:r w:rsidRPr="005A37B4" w:rsidR="0021755E">
              <w:rPr>
                <w:rStyle w:val="normaltextrun"/>
                <w:rFonts w:ascii="Sanofi Sans" w:hAnsi="Sanofi Sans" w:cs="Arial"/>
                <w:sz w:val="18"/>
                <w:szCs w:val="18"/>
              </w:rPr>
              <w:t>,&lt;expression&gt;</w:t>
            </w:r>
            <w:r w:rsidRPr="005A37B4">
              <w:rPr>
                <w:rStyle w:val="normaltextrun"/>
                <w:rFonts w:ascii="Sanofi Sans" w:hAnsi="Sanofi Sans" w:cs="Arial"/>
                <w:sz w:val="18"/>
                <w:szCs w:val="18"/>
              </w:rPr>
              <w:t xml:space="preserve">) </w:t>
            </w:r>
            <w:r w:rsidRPr="005A37B4">
              <w:rPr>
                <w:rStyle w:val="normaltextrun"/>
                <w:rFonts w:ascii="Sanofi Sans" w:hAnsi="Sanofi Sans"/>
                <w:noProof/>
                <w:color w:val="000000"/>
                <w:sz w:val="18"/>
                <w:szCs w:val="18"/>
                <w:shd w:val="clear" w:color="auto" w:fill="FFFFFF"/>
              </w:rPr>
              <w:drawing>
                <wp:inline distT="0" distB="0" distL="0" distR="0" wp14:anchorId="7F0DD1C8" wp14:editId="5035CF3B">
                  <wp:extent cx="458164" cy="16192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0461" cy="162737"/>
                          </a:xfrm>
                          <a:prstGeom prst="rect">
                            <a:avLst/>
                          </a:prstGeom>
                          <a:noFill/>
                        </pic:spPr>
                      </pic:pic>
                    </a:graphicData>
                  </a:graphic>
                </wp:inline>
              </w:drawing>
            </w:r>
          </w:p>
        </w:tc>
        <w:tc>
          <w:tcPr>
            <w:tcW w:w="4860" w:type="dxa"/>
            <w:tcMar/>
            <w:vAlign w:val="center"/>
          </w:tcPr>
          <w:p w:rsidR="003627E0" w:rsidP="003627E0" w:rsidRDefault="00F74E1A" w14:paraId="0652CAC7" w14:textId="40281249">
            <w:pPr>
              <w:pStyle w:val="paragraph"/>
              <w:spacing w:before="0" w:beforeAutospacing="0" w:after="0" w:afterAutospacing="0"/>
              <w:textAlignment w:val="baseline"/>
              <w:rPr>
                <w:rStyle w:val="normaltextrun"/>
                <w:rFonts w:ascii="Sanofi Sans" w:hAnsi="Sanofi Sans" w:cs="Arial"/>
                <w:sz w:val="18"/>
                <w:szCs w:val="18"/>
              </w:rPr>
            </w:pPr>
            <w:r w:rsidRPr="00F74E1A">
              <w:rPr>
                <w:rStyle w:val="normaltextrun"/>
                <w:rFonts w:ascii="Sanofi Sans" w:hAnsi="Sanofi Sans" w:cs="Arial"/>
                <w:sz w:val="18"/>
                <w:szCs w:val="18"/>
              </w:rPr>
              <w:t>Returns the smallest value that results from evaluating an expression for each row of a table.</w:t>
            </w:r>
          </w:p>
        </w:tc>
      </w:tr>
      <w:tr w:rsidRPr="0021104C" w:rsidR="004C3614" w:rsidTr="329C1B6E" w14:paraId="705BFF1C" w14:textId="77777777">
        <w:trPr>
          <w:trHeight w:val="672"/>
        </w:trPr>
        <w:tc>
          <w:tcPr>
            <w:tcW w:w="5035" w:type="dxa"/>
            <w:tcMar/>
            <w:vAlign w:val="center"/>
          </w:tcPr>
          <w:p w:rsidRPr="005A37B4" w:rsidR="004C3614" w:rsidP="004C3614" w:rsidRDefault="004C3614" w14:paraId="5A7D2925" w14:textId="77777777">
            <w:pPr>
              <w:rPr>
                <w:rStyle w:val="normaltextrun"/>
                <w:rFonts w:ascii="Sanofi Sans" w:hAnsi="Sanofi Sans" w:cs="Arial"/>
                <w:sz w:val="18"/>
                <w:szCs w:val="18"/>
              </w:rPr>
            </w:pPr>
            <w:r w:rsidRPr="005A37B4">
              <w:rPr>
                <w:rStyle w:val="normaltextrun"/>
                <w:rFonts w:ascii="Sanofi Sans" w:hAnsi="Sanofi Sans" w:cs="Arial"/>
                <w:b/>
                <w:bCs/>
                <w:sz w:val="18"/>
                <w:szCs w:val="18"/>
              </w:rPr>
              <w:t>MAX</w:t>
            </w:r>
            <w:r w:rsidRPr="005A37B4">
              <w:rPr>
                <w:rStyle w:val="normaltextrun"/>
                <w:rFonts w:ascii="Sanofi Sans" w:hAnsi="Sanofi Sans" w:cs="Arial"/>
                <w:sz w:val="18"/>
                <w:szCs w:val="18"/>
              </w:rPr>
              <w:t>(&lt;column&gt;)</w:t>
            </w:r>
          </w:p>
          <w:p w:rsidRPr="005A37B4" w:rsidR="000F4280" w:rsidP="004C3614" w:rsidRDefault="000F4280" w14:paraId="3AC07FB7" w14:textId="3607D488">
            <w:pPr>
              <w:rPr>
                <w:rStyle w:val="normaltextrun"/>
                <w:rFonts w:ascii="Sanofi Sans" w:hAnsi="Sanofi Sans" w:cs="Arial"/>
                <w:b/>
                <w:bCs/>
                <w:sz w:val="18"/>
                <w:szCs w:val="18"/>
              </w:rPr>
            </w:pPr>
            <w:r w:rsidRPr="005A37B4">
              <w:rPr>
                <w:rStyle w:val="normaltextrun"/>
                <w:rFonts w:ascii="Sanofi Sans" w:hAnsi="Sanofi Sans" w:cs="Arial"/>
                <w:b/>
                <w:bCs/>
                <w:sz w:val="18"/>
                <w:szCs w:val="18"/>
              </w:rPr>
              <w:t>MAX</w:t>
            </w:r>
            <w:r w:rsidRPr="005A37B4">
              <w:rPr>
                <w:rStyle w:val="normaltextrun"/>
                <w:rFonts w:ascii="Sanofi Sans" w:hAnsi="Sanofi Sans" w:cs="Arial"/>
                <w:sz w:val="18"/>
                <w:szCs w:val="18"/>
              </w:rPr>
              <w:t>(&lt;expression1&gt;, &lt;expression2&gt;)</w:t>
            </w:r>
          </w:p>
        </w:tc>
        <w:tc>
          <w:tcPr>
            <w:tcW w:w="4860" w:type="dxa"/>
            <w:tcMar/>
            <w:vAlign w:val="center"/>
          </w:tcPr>
          <w:p w:rsidRPr="0021104C" w:rsidR="004C3614" w:rsidP="00F1313F" w:rsidRDefault="004C3614" w14:paraId="05F05791" w14:textId="4C1691F6">
            <w:pPr>
              <w:pStyle w:val="paragraph"/>
              <w:spacing w:before="0" w:beforeAutospacing="0" w:after="0" w:afterAutospacing="0"/>
              <w:textAlignment w:val="baseline"/>
              <w:rPr>
                <w:rStyle w:val="normaltextrun"/>
                <w:rFonts w:ascii="Sanofi Sans" w:hAnsi="Sanofi Sans" w:cs="Arial"/>
                <w:sz w:val="20"/>
                <w:szCs w:val="20"/>
              </w:rPr>
            </w:pPr>
            <w:r>
              <w:rPr>
                <w:rStyle w:val="normaltextrun"/>
                <w:rFonts w:ascii="Sanofi Sans" w:hAnsi="Sanofi Sans" w:cs="Arial"/>
                <w:sz w:val="18"/>
                <w:szCs w:val="18"/>
              </w:rPr>
              <w:t>Returns a maximum value of a column</w:t>
            </w:r>
            <w:r w:rsidR="000F4280">
              <w:rPr>
                <w:rStyle w:val="normaltextrun"/>
                <w:rFonts w:ascii="Sanofi Sans" w:hAnsi="Sanofi Sans" w:cs="Arial"/>
                <w:sz w:val="18"/>
                <w:szCs w:val="18"/>
              </w:rPr>
              <w:t xml:space="preserve"> or between 2 scalar expressions</w:t>
            </w:r>
          </w:p>
        </w:tc>
      </w:tr>
      <w:tr w:rsidRPr="0021104C" w:rsidR="003627E0" w:rsidTr="329C1B6E" w14:paraId="4112FDED" w14:textId="77777777">
        <w:trPr>
          <w:trHeight w:val="672"/>
        </w:trPr>
        <w:tc>
          <w:tcPr>
            <w:tcW w:w="5035" w:type="dxa"/>
            <w:tcMar/>
            <w:vAlign w:val="center"/>
          </w:tcPr>
          <w:p w:rsidRPr="005A37B4" w:rsidR="003627E0" w:rsidP="003627E0" w:rsidRDefault="003627E0" w14:paraId="7E385D7C" w14:textId="74D689C2">
            <w:pPr>
              <w:rPr>
                <w:rStyle w:val="normaltextrun"/>
                <w:rFonts w:ascii="Sanofi Sans" w:hAnsi="Sanofi Sans" w:cs="Arial"/>
                <w:b/>
                <w:bCs/>
                <w:sz w:val="18"/>
                <w:szCs w:val="18"/>
              </w:rPr>
            </w:pPr>
            <w:r w:rsidRPr="005A37B4">
              <w:rPr>
                <w:rStyle w:val="normaltextrun"/>
                <w:rFonts w:ascii="Sanofi Sans" w:hAnsi="Sanofi Sans" w:cs="Arial"/>
                <w:b/>
                <w:bCs/>
                <w:sz w:val="18"/>
                <w:szCs w:val="18"/>
              </w:rPr>
              <w:t>MAXX</w:t>
            </w:r>
            <w:r w:rsidRPr="005A37B4">
              <w:rPr>
                <w:rStyle w:val="normaltextrun"/>
                <w:rFonts w:ascii="Sanofi Sans" w:hAnsi="Sanofi Sans" w:cs="Arial"/>
                <w:sz w:val="18"/>
                <w:szCs w:val="18"/>
              </w:rPr>
              <w:t xml:space="preserve">(&lt;column&gt;) </w:t>
            </w:r>
            <w:r w:rsidRPr="005A37B4">
              <w:rPr>
                <w:rStyle w:val="normaltextrun"/>
                <w:rFonts w:ascii="Sanofi Sans" w:hAnsi="Sanofi Sans"/>
                <w:noProof/>
                <w:color w:val="000000"/>
                <w:sz w:val="18"/>
                <w:szCs w:val="18"/>
                <w:shd w:val="clear" w:color="auto" w:fill="FFFFFF"/>
              </w:rPr>
              <w:drawing>
                <wp:inline distT="0" distB="0" distL="0" distR="0" wp14:anchorId="656FDF52" wp14:editId="0FD732C5">
                  <wp:extent cx="458164" cy="1619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0461" cy="162737"/>
                          </a:xfrm>
                          <a:prstGeom prst="rect">
                            <a:avLst/>
                          </a:prstGeom>
                          <a:noFill/>
                        </pic:spPr>
                      </pic:pic>
                    </a:graphicData>
                  </a:graphic>
                </wp:inline>
              </w:drawing>
            </w:r>
          </w:p>
        </w:tc>
        <w:tc>
          <w:tcPr>
            <w:tcW w:w="4860" w:type="dxa"/>
            <w:tcMar/>
            <w:vAlign w:val="center"/>
          </w:tcPr>
          <w:p w:rsidR="003627E0" w:rsidP="003627E0" w:rsidRDefault="00B43DE9" w14:paraId="53676824" w14:textId="328506EA">
            <w:pPr>
              <w:pStyle w:val="paragraph"/>
              <w:spacing w:before="0" w:beforeAutospacing="0" w:after="0" w:afterAutospacing="0"/>
              <w:textAlignment w:val="baseline"/>
              <w:rPr>
                <w:rStyle w:val="normaltextrun"/>
                <w:rFonts w:ascii="Sanofi Sans" w:hAnsi="Sanofi Sans" w:cs="Arial"/>
                <w:sz w:val="18"/>
                <w:szCs w:val="18"/>
              </w:rPr>
            </w:pPr>
            <w:r w:rsidRPr="00B43DE9">
              <w:rPr>
                <w:rStyle w:val="normaltextrun"/>
                <w:rFonts w:ascii="Sanofi Sans" w:hAnsi="Sanofi Sans" w:cs="Arial"/>
                <w:sz w:val="18"/>
                <w:szCs w:val="18"/>
              </w:rPr>
              <w:t>Evaluates an expression for each row of a table and returns the largest value</w:t>
            </w:r>
          </w:p>
        </w:tc>
      </w:tr>
      <w:tr w:rsidRPr="0021104C" w:rsidR="003627E0" w:rsidTr="329C1B6E" w14:paraId="04CD5555" w14:textId="77777777">
        <w:trPr>
          <w:trHeight w:val="672"/>
        </w:trPr>
        <w:tc>
          <w:tcPr>
            <w:tcW w:w="5035" w:type="dxa"/>
            <w:tcMar/>
            <w:vAlign w:val="center"/>
          </w:tcPr>
          <w:p w:rsidRPr="005A37B4" w:rsidR="003627E0" w:rsidP="003627E0" w:rsidRDefault="003627E0" w14:paraId="518D133B" w14:textId="14ADD348">
            <w:pPr>
              <w:rPr>
                <w:rStyle w:val="normaltextrun"/>
                <w:rFonts w:ascii="Sanofi Sans" w:hAnsi="Sanofi Sans" w:cs="Arial"/>
                <w:b/>
                <w:bCs/>
                <w:sz w:val="18"/>
                <w:szCs w:val="18"/>
              </w:rPr>
            </w:pPr>
            <w:r w:rsidRPr="005A37B4">
              <w:rPr>
                <w:rStyle w:val="normaltextrun"/>
                <w:rFonts w:ascii="Sanofi Sans" w:hAnsi="Sanofi Sans" w:cs="Arial"/>
                <w:b/>
                <w:bCs/>
                <w:sz w:val="18"/>
                <w:szCs w:val="18"/>
              </w:rPr>
              <w:t>COUNTROWS</w:t>
            </w:r>
            <w:r w:rsidRPr="005A37B4">
              <w:rPr>
                <w:rStyle w:val="normaltextrun"/>
                <w:rFonts w:ascii="Sanofi Sans" w:hAnsi="Sanofi Sans" w:cs="Arial"/>
                <w:sz w:val="18"/>
                <w:szCs w:val="18"/>
              </w:rPr>
              <w:t>([&lt;table&gt;])</w:t>
            </w:r>
          </w:p>
        </w:tc>
        <w:tc>
          <w:tcPr>
            <w:tcW w:w="4860" w:type="dxa"/>
            <w:tcMar/>
            <w:vAlign w:val="center"/>
          </w:tcPr>
          <w:p w:rsidR="003627E0" w:rsidP="003627E0" w:rsidRDefault="003627E0" w14:paraId="2C279008" w14:textId="2C6A4A9B">
            <w:pPr>
              <w:pStyle w:val="paragraph"/>
              <w:spacing w:before="0" w:beforeAutospacing="0" w:after="0" w:afterAutospacing="0"/>
              <w:textAlignment w:val="baseline"/>
              <w:rPr>
                <w:rStyle w:val="normaltextrun"/>
                <w:rFonts w:ascii="Sanofi Sans" w:hAnsi="Sanofi Sans" w:cs="Arial"/>
                <w:sz w:val="18"/>
                <w:szCs w:val="18"/>
              </w:rPr>
            </w:pPr>
            <w:r>
              <w:rPr>
                <w:rStyle w:val="normaltextrun"/>
                <w:rFonts w:ascii="Sanofi Sans" w:hAnsi="Sanofi Sans" w:cs="Arial"/>
                <w:sz w:val="18"/>
                <w:szCs w:val="18"/>
              </w:rPr>
              <w:t>Counts the number of rows in a table</w:t>
            </w:r>
            <w:r w:rsidR="00B43DE9">
              <w:rPr>
                <w:rStyle w:val="normaltextrun"/>
                <w:rFonts w:ascii="Sanofi Sans" w:hAnsi="Sanofi Sans" w:cs="Arial"/>
                <w:sz w:val="18"/>
                <w:szCs w:val="18"/>
              </w:rPr>
              <w:t xml:space="preserve"> or </w:t>
            </w:r>
            <w:r w:rsidR="0016431C">
              <w:rPr>
                <w:rStyle w:val="normaltextrun"/>
                <w:rFonts w:ascii="Sanofi Sans" w:hAnsi="Sanofi Sans" w:cs="Arial"/>
                <w:sz w:val="18"/>
                <w:szCs w:val="18"/>
              </w:rPr>
              <w:t>in a table defined by</w:t>
            </w:r>
            <w:r w:rsidR="00D469CC">
              <w:rPr>
                <w:rStyle w:val="normaltextrun"/>
                <w:rFonts w:ascii="Sanofi Sans" w:hAnsi="Sanofi Sans" w:cs="Arial"/>
                <w:sz w:val="18"/>
                <w:szCs w:val="18"/>
              </w:rPr>
              <w:t xml:space="preserve"> an expression</w:t>
            </w:r>
          </w:p>
        </w:tc>
      </w:tr>
      <w:tr w:rsidRPr="0021104C" w:rsidR="00C30946" w:rsidTr="329C1B6E" w14:paraId="3F57D697" w14:textId="77777777">
        <w:trPr>
          <w:trHeight w:val="672"/>
        </w:trPr>
        <w:tc>
          <w:tcPr>
            <w:tcW w:w="5035" w:type="dxa"/>
            <w:tcMar/>
            <w:vAlign w:val="center"/>
          </w:tcPr>
          <w:p w:rsidRPr="005A37B4" w:rsidR="00C30946" w:rsidP="003627E0" w:rsidRDefault="00C30946" w14:paraId="3D7BE90E" w14:textId="6EE27CF5">
            <w:pPr>
              <w:rPr>
                <w:rStyle w:val="normaltextrun"/>
                <w:rFonts w:ascii="Sanofi Sans" w:hAnsi="Sanofi Sans" w:cs="Arial"/>
                <w:b/>
                <w:bCs/>
                <w:sz w:val="18"/>
                <w:szCs w:val="18"/>
              </w:rPr>
            </w:pPr>
            <w:r w:rsidRPr="005A37B4">
              <w:rPr>
                <w:rStyle w:val="normaltextrun"/>
                <w:rFonts w:ascii="Sanofi Sans" w:hAnsi="Sanofi Sans" w:cs="Arial"/>
                <w:b/>
                <w:bCs/>
                <w:sz w:val="18"/>
                <w:szCs w:val="18"/>
              </w:rPr>
              <w:t>COUNTX</w:t>
            </w:r>
            <w:r w:rsidRPr="005A37B4">
              <w:rPr>
                <w:rStyle w:val="normaltextrun"/>
                <w:rFonts w:ascii="Sanofi Sans" w:hAnsi="Sanofi Sans" w:cs="Arial"/>
                <w:sz w:val="18"/>
                <w:szCs w:val="18"/>
              </w:rPr>
              <w:t>(</w:t>
            </w:r>
            <w:r w:rsidRPr="005A37B4" w:rsidR="00617259">
              <w:rPr>
                <w:rStyle w:val="normaltextrun"/>
                <w:rFonts w:ascii="Sanofi Sans" w:hAnsi="Sanofi Sans" w:cs="Arial"/>
                <w:sz w:val="18"/>
                <w:szCs w:val="18"/>
              </w:rPr>
              <w:t xml:space="preserve">&lt;table&gt;,&lt;expression&gt;) </w:t>
            </w:r>
            <w:r w:rsidRPr="005A37B4" w:rsidR="00617259">
              <w:rPr>
                <w:rStyle w:val="normaltextrun"/>
                <w:rFonts w:ascii="Sanofi Sans" w:hAnsi="Sanofi Sans"/>
                <w:noProof/>
                <w:color w:val="000000"/>
                <w:sz w:val="18"/>
                <w:szCs w:val="18"/>
                <w:shd w:val="clear" w:color="auto" w:fill="FFFFFF"/>
              </w:rPr>
              <w:drawing>
                <wp:inline distT="0" distB="0" distL="0" distR="0" wp14:anchorId="01E0AB76" wp14:editId="231E7A01">
                  <wp:extent cx="458164" cy="16192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0461" cy="162737"/>
                          </a:xfrm>
                          <a:prstGeom prst="rect">
                            <a:avLst/>
                          </a:prstGeom>
                          <a:noFill/>
                        </pic:spPr>
                      </pic:pic>
                    </a:graphicData>
                  </a:graphic>
                </wp:inline>
              </w:drawing>
            </w:r>
          </w:p>
        </w:tc>
        <w:tc>
          <w:tcPr>
            <w:tcW w:w="4860" w:type="dxa"/>
            <w:tcMar/>
            <w:vAlign w:val="center"/>
          </w:tcPr>
          <w:p w:rsidR="00C30946" w:rsidP="329C1B6E" w:rsidRDefault="00C30946" w14:paraId="55A8948D" w14:textId="62086D5A">
            <w:pPr>
              <w:pStyle w:val="paragraph"/>
              <w:spacing w:before="0" w:beforeAutospacing="off" w:after="0" w:afterAutospacing="off"/>
              <w:textAlignment w:val="baseline"/>
              <w:rPr>
                <w:rStyle w:val="normaltextrun"/>
                <w:rFonts w:ascii="Sanofi Sans" w:hAnsi="Sanofi Sans" w:cs="Arial"/>
                <w:sz w:val="18"/>
                <w:szCs w:val="18"/>
                <w:lang w:val="en-US"/>
              </w:rPr>
            </w:pPr>
            <w:r w:rsidRPr="329C1B6E" w:rsidR="3338E569">
              <w:rPr>
                <w:rStyle w:val="normaltextrun"/>
                <w:rFonts w:ascii="Sanofi Sans" w:hAnsi="Sanofi Sans" w:cs="Arial"/>
                <w:sz w:val="18"/>
                <w:szCs w:val="18"/>
                <w:lang w:val="en-US"/>
              </w:rPr>
              <w:t xml:space="preserve">Counts the number of rows that </w:t>
            </w:r>
            <w:r w:rsidRPr="329C1B6E" w:rsidR="3338E569">
              <w:rPr>
                <w:rStyle w:val="normaltextrun"/>
                <w:rFonts w:ascii="Sanofi Sans" w:hAnsi="Sanofi Sans" w:cs="Arial"/>
                <w:sz w:val="18"/>
                <w:szCs w:val="18"/>
                <w:lang w:val="en-US"/>
              </w:rPr>
              <w:t>contain</w:t>
            </w:r>
            <w:r w:rsidRPr="329C1B6E" w:rsidR="3338E569">
              <w:rPr>
                <w:rStyle w:val="normaltextrun"/>
                <w:rFonts w:ascii="Sanofi Sans" w:hAnsi="Sanofi Sans" w:cs="Arial"/>
                <w:sz w:val="18"/>
                <w:szCs w:val="18"/>
                <w:lang w:val="en-US"/>
              </w:rPr>
              <w:t xml:space="preserve"> a non-blank value or an expression that evaluates to a non-blank value, when evaluating an expression over a table.</w:t>
            </w:r>
          </w:p>
        </w:tc>
      </w:tr>
      <w:tr w:rsidRPr="0021104C" w:rsidR="003627E0" w:rsidTr="329C1B6E" w14:paraId="2957D406" w14:textId="77777777">
        <w:trPr>
          <w:trHeight w:val="672"/>
        </w:trPr>
        <w:tc>
          <w:tcPr>
            <w:tcW w:w="5035" w:type="dxa"/>
            <w:tcMar/>
            <w:vAlign w:val="center"/>
          </w:tcPr>
          <w:p w:rsidRPr="005A37B4" w:rsidR="003627E0" w:rsidP="003627E0" w:rsidRDefault="003627E0" w14:paraId="5A8E0106" w14:textId="7C372937">
            <w:pPr>
              <w:rPr>
                <w:rStyle w:val="normaltextrun"/>
                <w:rFonts w:ascii="Sanofi Sans" w:hAnsi="Sanofi Sans" w:cs="Arial"/>
                <w:b/>
                <w:bCs/>
                <w:sz w:val="18"/>
                <w:szCs w:val="18"/>
              </w:rPr>
            </w:pPr>
            <w:r w:rsidRPr="005A37B4">
              <w:rPr>
                <w:rStyle w:val="normaltextrun"/>
                <w:rFonts w:ascii="Sanofi Sans" w:hAnsi="Sanofi Sans" w:cs="Arial"/>
                <w:b/>
                <w:bCs/>
                <w:sz w:val="18"/>
                <w:szCs w:val="18"/>
              </w:rPr>
              <w:t>DISTINCTCOUNT</w:t>
            </w:r>
            <w:r w:rsidRPr="005A37B4">
              <w:rPr>
                <w:rStyle w:val="normaltextrun"/>
                <w:rFonts w:ascii="Sanofi Sans" w:hAnsi="Sanofi Sans" w:cs="Arial"/>
                <w:sz w:val="18"/>
                <w:szCs w:val="18"/>
              </w:rPr>
              <w:t>(&lt;column&gt;)</w:t>
            </w:r>
          </w:p>
        </w:tc>
        <w:tc>
          <w:tcPr>
            <w:tcW w:w="4860" w:type="dxa"/>
            <w:tcMar/>
            <w:vAlign w:val="center"/>
          </w:tcPr>
          <w:p w:rsidR="003627E0" w:rsidP="003627E0" w:rsidRDefault="003627E0" w14:paraId="14CA20C5" w14:textId="37FA6573">
            <w:pPr>
              <w:pStyle w:val="paragraph"/>
              <w:spacing w:before="0" w:beforeAutospacing="0" w:after="0" w:afterAutospacing="0"/>
              <w:textAlignment w:val="baseline"/>
              <w:rPr>
                <w:rStyle w:val="normaltextrun"/>
                <w:rFonts w:ascii="Sanofi Sans" w:hAnsi="Sanofi Sans" w:cs="Arial"/>
                <w:sz w:val="18"/>
                <w:szCs w:val="18"/>
              </w:rPr>
            </w:pPr>
            <w:r>
              <w:rPr>
                <w:rStyle w:val="normaltextrun"/>
                <w:rFonts w:ascii="Sanofi Sans" w:hAnsi="Sanofi Sans" w:cs="Arial"/>
                <w:sz w:val="18"/>
                <w:szCs w:val="18"/>
              </w:rPr>
              <w:t>Counts the number of distinct values in a column.</w:t>
            </w:r>
            <w:r>
              <w:rPr>
                <w:rStyle w:val="eop"/>
                <w:rFonts w:ascii="Sanofi Sans" w:hAnsi="Sanofi Sans" w:cs="Arial"/>
                <w:sz w:val="18"/>
                <w:szCs w:val="18"/>
              </w:rPr>
              <w:t> </w:t>
            </w:r>
          </w:p>
        </w:tc>
      </w:tr>
      <w:tr w:rsidRPr="0021104C" w:rsidR="003627E0" w:rsidTr="329C1B6E" w14:paraId="1C7359F8" w14:textId="77777777">
        <w:trPr>
          <w:trHeight w:val="672"/>
        </w:trPr>
        <w:tc>
          <w:tcPr>
            <w:tcW w:w="5035" w:type="dxa"/>
            <w:tcMar/>
            <w:vAlign w:val="center"/>
          </w:tcPr>
          <w:p w:rsidRPr="005A37B4" w:rsidR="003627E0" w:rsidP="003627E0" w:rsidRDefault="003627E0" w14:paraId="27AE7266" w14:textId="3003C408">
            <w:pPr>
              <w:rPr>
                <w:rStyle w:val="normaltextrun"/>
                <w:rFonts w:ascii="Sanofi Sans" w:hAnsi="Sanofi Sans" w:cs="Arial"/>
                <w:b/>
                <w:bCs/>
                <w:sz w:val="18"/>
                <w:szCs w:val="18"/>
              </w:rPr>
            </w:pPr>
            <w:r w:rsidRPr="005A37B4">
              <w:rPr>
                <w:rStyle w:val="normaltextrun"/>
                <w:rFonts w:ascii="Sanofi Sans" w:hAnsi="Sanofi Sans" w:cs="Arial"/>
                <w:b/>
                <w:bCs/>
                <w:sz w:val="18"/>
                <w:szCs w:val="18"/>
              </w:rPr>
              <w:t>RANKX</w:t>
            </w:r>
            <w:r w:rsidRPr="005A37B4">
              <w:rPr>
                <w:rStyle w:val="normaltextrun"/>
                <w:rFonts w:ascii="Sanofi Sans" w:hAnsi="Sanofi Sans" w:cs="Arial"/>
                <w:sz w:val="18"/>
                <w:szCs w:val="18"/>
              </w:rPr>
              <w:t xml:space="preserve">(&lt;table&gt;, &lt;expression&gt;[, &lt;value&gt;[, &lt;order&gt;[, &lt;ties&gt;]]]) </w:t>
            </w:r>
            <w:r w:rsidRPr="005A37B4">
              <w:rPr>
                <w:rStyle w:val="normaltextrun"/>
                <w:rFonts w:ascii="Sanofi Sans" w:hAnsi="Sanofi Sans"/>
                <w:noProof/>
                <w:color w:val="000000"/>
                <w:sz w:val="18"/>
                <w:szCs w:val="18"/>
                <w:shd w:val="clear" w:color="auto" w:fill="FFFFFF"/>
              </w:rPr>
              <w:drawing>
                <wp:inline distT="0" distB="0" distL="0" distR="0" wp14:anchorId="1B84464B" wp14:editId="3C89677D">
                  <wp:extent cx="458164" cy="1619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0461" cy="162737"/>
                          </a:xfrm>
                          <a:prstGeom prst="rect">
                            <a:avLst/>
                          </a:prstGeom>
                          <a:noFill/>
                        </pic:spPr>
                      </pic:pic>
                    </a:graphicData>
                  </a:graphic>
                </wp:inline>
              </w:drawing>
            </w:r>
          </w:p>
        </w:tc>
        <w:tc>
          <w:tcPr>
            <w:tcW w:w="4860" w:type="dxa"/>
            <w:tcMar/>
            <w:vAlign w:val="center"/>
          </w:tcPr>
          <w:p w:rsidRPr="004C3614" w:rsidR="003627E0" w:rsidP="003627E0" w:rsidRDefault="003627E0" w14:paraId="6A676AA6" w14:textId="5861C17F">
            <w:pPr>
              <w:pStyle w:val="paragraph"/>
              <w:spacing w:before="0" w:beforeAutospacing="0" w:after="0" w:afterAutospacing="0"/>
              <w:textAlignment w:val="baseline"/>
              <w:rPr>
                <w:rStyle w:val="normaltextrun"/>
                <w:rFonts w:ascii="Arial" w:hAnsi="Arial" w:cs="Arial"/>
                <w:sz w:val="22"/>
                <w:szCs w:val="22"/>
              </w:rPr>
            </w:pPr>
            <w:r>
              <w:rPr>
                <w:rStyle w:val="normaltextrun"/>
                <w:rFonts w:ascii="Sanofi Sans" w:hAnsi="Sanofi Sans" w:cs="Arial"/>
                <w:sz w:val="18"/>
                <w:szCs w:val="18"/>
              </w:rPr>
              <w:t>Returns the ranking of a number in a list of numbers for each row in the table argument.</w:t>
            </w:r>
            <w:r>
              <w:rPr>
                <w:rStyle w:val="eop"/>
                <w:rFonts w:ascii="Sanofi Sans" w:hAnsi="Sanofi Sans" w:cs="Arial"/>
                <w:sz w:val="18"/>
                <w:szCs w:val="18"/>
              </w:rPr>
              <w:t> </w:t>
            </w:r>
          </w:p>
        </w:tc>
      </w:tr>
      <w:tr w:rsidR="003627E0" w:rsidTr="329C1B6E" w14:paraId="1DA616E4" w14:textId="77777777">
        <w:trPr>
          <w:trHeight w:val="672"/>
        </w:trPr>
        <w:tc>
          <w:tcPr>
            <w:tcW w:w="5035" w:type="dxa"/>
            <w:tcMar/>
            <w:vAlign w:val="center"/>
          </w:tcPr>
          <w:p w:rsidRPr="005A37B4" w:rsidR="003627E0" w:rsidP="003627E0" w:rsidRDefault="003627E0" w14:paraId="06E44180" w14:textId="7A73ECAF">
            <w:pPr>
              <w:rPr>
                <w:sz w:val="18"/>
                <w:szCs w:val="18"/>
              </w:rPr>
            </w:pPr>
            <w:r w:rsidRPr="005A37B4">
              <w:rPr>
                <w:rStyle w:val="normaltextrun"/>
                <w:rFonts w:ascii="Sanofi Sans" w:hAnsi="Sanofi Sans" w:cs="Arial"/>
                <w:b/>
                <w:bCs/>
                <w:sz w:val="18"/>
                <w:szCs w:val="18"/>
              </w:rPr>
              <w:t>MEDIAN</w:t>
            </w:r>
            <w:r w:rsidRPr="005A37B4">
              <w:rPr>
                <w:rStyle w:val="normaltextrun"/>
                <w:rFonts w:ascii="Sanofi Sans" w:hAnsi="Sanofi Sans" w:cs="Arial"/>
                <w:sz w:val="18"/>
                <w:szCs w:val="18"/>
              </w:rPr>
              <w:t>(&lt;column&gt;)</w:t>
            </w:r>
          </w:p>
        </w:tc>
        <w:tc>
          <w:tcPr>
            <w:tcW w:w="4860" w:type="dxa"/>
            <w:tcMar/>
            <w:vAlign w:val="center"/>
          </w:tcPr>
          <w:p w:rsidR="003627E0" w:rsidP="003627E0" w:rsidRDefault="003627E0" w14:paraId="7DB180C6" w14:textId="1B1AFC22">
            <w:pPr>
              <w:pStyle w:val="paragraph"/>
              <w:spacing w:before="0" w:beforeAutospacing="0" w:after="0" w:afterAutospacing="0"/>
              <w:textAlignment w:val="baseline"/>
            </w:pPr>
            <w:r>
              <w:rPr>
                <w:rStyle w:val="normaltextrun"/>
                <w:rFonts w:ascii="Sanofi Sans" w:hAnsi="Sanofi Sans" w:cs="Arial"/>
                <w:sz w:val="18"/>
                <w:szCs w:val="18"/>
              </w:rPr>
              <w:t>Returns the median of a column.</w:t>
            </w:r>
            <w:r>
              <w:rPr>
                <w:rStyle w:val="eop"/>
                <w:rFonts w:ascii="Sanofi Sans" w:hAnsi="Sanofi Sans" w:cs="Arial"/>
                <w:sz w:val="18"/>
                <w:szCs w:val="18"/>
              </w:rPr>
              <w:t> </w:t>
            </w:r>
          </w:p>
        </w:tc>
      </w:tr>
      <w:tr w:rsidR="003627E0" w:rsidTr="329C1B6E" w14:paraId="322E5F6C" w14:textId="77777777">
        <w:trPr>
          <w:trHeight w:val="672"/>
        </w:trPr>
        <w:tc>
          <w:tcPr>
            <w:tcW w:w="5035" w:type="dxa"/>
            <w:tcMar/>
            <w:vAlign w:val="center"/>
          </w:tcPr>
          <w:p w:rsidRPr="005A37B4" w:rsidR="003627E0" w:rsidP="003627E0" w:rsidRDefault="003627E0" w14:paraId="38617DD8" w14:textId="778ED24C">
            <w:pPr>
              <w:rPr>
                <w:sz w:val="18"/>
                <w:szCs w:val="18"/>
              </w:rPr>
            </w:pPr>
            <w:r w:rsidRPr="005A37B4">
              <w:rPr>
                <w:rStyle w:val="normaltextrun"/>
                <w:rFonts w:ascii="Sanofi Sans" w:hAnsi="Sanofi Sans" w:cs="Arial"/>
                <w:b/>
                <w:bCs/>
                <w:sz w:val="18"/>
                <w:szCs w:val="18"/>
              </w:rPr>
              <w:t>MEDIANX</w:t>
            </w:r>
            <w:r w:rsidRPr="005A37B4">
              <w:rPr>
                <w:rStyle w:val="normaltextrun"/>
                <w:rFonts w:ascii="Sanofi Sans" w:hAnsi="Sanofi Sans" w:cs="Arial"/>
                <w:sz w:val="18"/>
                <w:szCs w:val="18"/>
              </w:rPr>
              <w:t xml:space="preserve">(&lt;table&gt;, &lt;expression&gt;) </w:t>
            </w:r>
            <w:r w:rsidRPr="005A37B4">
              <w:rPr>
                <w:rStyle w:val="normaltextrun"/>
                <w:rFonts w:ascii="Sanofi Sans" w:hAnsi="Sanofi Sans"/>
                <w:noProof/>
                <w:color w:val="000000"/>
                <w:sz w:val="18"/>
                <w:szCs w:val="18"/>
                <w:shd w:val="clear" w:color="auto" w:fill="FFFFFF"/>
              </w:rPr>
              <w:drawing>
                <wp:inline distT="0" distB="0" distL="0" distR="0" wp14:anchorId="3D26A3D9" wp14:editId="0E688796">
                  <wp:extent cx="458164" cy="16192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0461" cy="162737"/>
                          </a:xfrm>
                          <a:prstGeom prst="rect">
                            <a:avLst/>
                          </a:prstGeom>
                          <a:noFill/>
                        </pic:spPr>
                      </pic:pic>
                    </a:graphicData>
                  </a:graphic>
                </wp:inline>
              </w:drawing>
            </w:r>
          </w:p>
        </w:tc>
        <w:tc>
          <w:tcPr>
            <w:tcW w:w="4860" w:type="dxa"/>
            <w:tcMar/>
            <w:vAlign w:val="center"/>
          </w:tcPr>
          <w:p w:rsidR="003627E0" w:rsidP="003627E0" w:rsidRDefault="003627E0" w14:paraId="4DD87CF8" w14:textId="77777777">
            <w:pPr>
              <w:pStyle w:val="paragraph"/>
              <w:spacing w:before="0" w:beforeAutospacing="0" w:after="0" w:afterAutospacing="0"/>
              <w:textAlignment w:val="baseline"/>
              <w:rPr>
                <w:rFonts w:ascii="Arial" w:hAnsi="Arial" w:cs="Arial"/>
                <w:sz w:val="22"/>
                <w:szCs w:val="22"/>
              </w:rPr>
            </w:pPr>
            <w:r>
              <w:rPr>
                <w:rStyle w:val="normaltextrun"/>
                <w:rFonts w:ascii="Sanofi Sans" w:hAnsi="Sanofi Sans" w:cs="Arial"/>
                <w:sz w:val="18"/>
                <w:szCs w:val="18"/>
              </w:rPr>
              <w:t>Calculates the median of a set of expressions evaluated over a table.</w:t>
            </w:r>
            <w:r>
              <w:rPr>
                <w:rStyle w:val="eop"/>
                <w:rFonts w:ascii="Sanofi Sans" w:hAnsi="Sanofi Sans" w:cs="Arial"/>
                <w:sz w:val="18"/>
                <w:szCs w:val="18"/>
              </w:rPr>
              <w:t> </w:t>
            </w:r>
          </w:p>
          <w:p w:rsidR="003627E0" w:rsidP="003627E0" w:rsidRDefault="003627E0" w14:paraId="0F25A4C2" w14:textId="77777777">
            <w:pPr>
              <w:pStyle w:val="paragraph"/>
              <w:spacing w:before="0" w:beforeAutospacing="0" w:after="0" w:afterAutospacing="0"/>
              <w:ind w:left="1080"/>
              <w:textAlignment w:val="baseline"/>
              <w:rPr>
                <w:rStyle w:val="normaltextrun"/>
                <w:rFonts w:ascii="Sanofi Sans" w:hAnsi="Sanofi Sans" w:cs="Arial"/>
                <w:b/>
                <w:bCs/>
                <w:sz w:val="18"/>
                <w:szCs w:val="18"/>
              </w:rPr>
            </w:pPr>
          </w:p>
        </w:tc>
      </w:tr>
    </w:tbl>
    <w:p w:rsidR="005E06E1" w:rsidP="006808EE" w:rsidRDefault="005E06E1" w14:paraId="12BBB993" w14:textId="4CF08490"/>
    <w:p w:rsidR="005A37B4" w:rsidP="006808EE" w:rsidRDefault="005A37B4" w14:paraId="421A5E2F" w14:textId="29C882BF"/>
    <w:p w:rsidR="005A37B4" w:rsidP="006808EE" w:rsidRDefault="005A37B4" w14:paraId="0C4CA5D1" w14:textId="77777777"/>
    <w:tbl>
      <w:tblPr>
        <w:tblStyle w:val="TableGrid"/>
        <w:tblW w:w="9895" w:type="dxa"/>
        <w:tblLook w:val="04A0" w:firstRow="1" w:lastRow="0" w:firstColumn="1" w:lastColumn="0" w:noHBand="0" w:noVBand="1"/>
      </w:tblPr>
      <w:tblGrid>
        <w:gridCol w:w="5035"/>
        <w:gridCol w:w="4860"/>
      </w:tblGrid>
      <w:tr w:rsidRPr="000D1B54" w:rsidR="005A37B4" w:rsidTr="329C1B6E" w14:paraId="14934A24" w14:textId="77777777">
        <w:trPr>
          <w:trHeight w:val="478"/>
        </w:trPr>
        <w:tc>
          <w:tcPr>
            <w:tcW w:w="9895" w:type="dxa"/>
            <w:gridSpan w:val="2"/>
            <w:shd w:val="clear" w:color="auto" w:fill="D9D9D9" w:themeFill="background1" w:themeFillShade="D9"/>
            <w:tcMar/>
            <w:vAlign w:val="center"/>
          </w:tcPr>
          <w:p w:rsidR="005A37B4" w:rsidP="006776F7" w:rsidRDefault="005A37B4" w14:paraId="78C37243" w14:textId="77777777">
            <w:pPr>
              <w:rPr>
                <w:rFonts w:ascii="Sanofi Sans" w:hAnsi="Sanofi Sans"/>
                <w:b/>
                <w:bCs/>
              </w:rPr>
            </w:pPr>
            <w:r w:rsidRPr="000D1B54">
              <w:rPr>
                <w:rFonts w:ascii="Sanofi Sans" w:hAnsi="Sanofi Sans"/>
                <w:b/>
                <w:bCs/>
              </w:rPr>
              <w:t>F</w:t>
            </w:r>
            <w:r>
              <w:rPr>
                <w:rFonts w:ascii="Sanofi Sans" w:hAnsi="Sanofi Sans"/>
                <w:b/>
                <w:bCs/>
              </w:rPr>
              <w:t>ilter F</w:t>
            </w:r>
            <w:r w:rsidRPr="000D1B54">
              <w:rPr>
                <w:rFonts w:ascii="Sanofi Sans" w:hAnsi="Sanofi Sans"/>
                <w:b/>
                <w:bCs/>
              </w:rPr>
              <w:t>unctions</w:t>
            </w:r>
          </w:p>
          <w:p w:rsidRPr="00FE53E8" w:rsidR="005D6C34" w:rsidP="006776F7" w:rsidRDefault="00FE53E8" w14:paraId="4C87E61A" w14:textId="4DCDF1C9">
            <w:pPr>
              <w:rPr>
                <w:rFonts w:ascii="Sanofi Sans" w:hAnsi="Sanofi Sans"/>
                <w:i/>
                <w:iCs/>
              </w:rPr>
            </w:pPr>
            <w:r w:rsidRPr="00FE53E8">
              <w:rPr>
                <w:rFonts w:ascii="Sanofi Sans" w:hAnsi="Sanofi Sans"/>
                <w:i/>
                <w:iCs/>
                <w:sz w:val="16"/>
                <w:szCs w:val="16"/>
              </w:rPr>
              <w:t>The filtering functions let you manipulate data context to create dynamic calculations</w:t>
            </w:r>
          </w:p>
        </w:tc>
      </w:tr>
      <w:tr w:rsidRPr="0021104C" w:rsidR="005A37B4" w:rsidTr="329C1B6E" w14:paraId="66149D95" w14:textId="77777777">
        <w:trPr>
          <w:trHeight w:val="672"/>
        </w:trPr>
        <w:tc>
          <w:tcPr>
            <w:tcW w:w="5035" w:type="dxa"/>
            <w:tcMar/>
            <w:vAlign w:val="center"/>
          </w:tcPr>
          <w:p w:rsidRPr="0021104C" w:rsidR="005A37B4" w:rsidP="006776F7" w:rsidRDefault="005A37B4" w14:paraId="7190009F" w14:textId="77777777">
            <w:pPr>
              <w:rPr>
                <w:sz w:val="20"/>
                <w:szCs w:val="20"/>
              </w:rPr>
            </w:pPr>
            <w:r>
              <w:rPr>
                <w:rStyle w:val="normaltextrun"/>
                <w:rFonts w:ascii="Sanofi Sans" w:hAnsi="Sanofi Sans"/>
                <w:b/>
                <w:bCs/>
                <w:sz w:val="18"/>
                <w:szCs w:val="18"/>
              </w:rPr>
              <w:t>CALCULATE</w:t>
            </w:r>
            <w:r>
              <w:rPr>
                <w:rStyle w:val="normaltextrun"/>
                <w:rFonts w:ascii="Sanofi Sans" w:hAnsi="Sanofi Sans"/>
                <w:sz w:val="18"/>
                <w:szCs w:val="18"/>
              </w:rPr>
              <w:t>(&lt;expression&gt;[, &lt;filter1&gt; [, &lt;filter2&gt; [, …]]])</w:t>
            </w:r>
          </w:p>
        </w:tc>
        <w:tc>
          <w:tcPr>
            <w:tcW w:w="4860" w:type="dxa"/>
            <w:tcMar/>
            <w:vAlign w:val="center"/>
          </w:tcPr>
          <w:p w:rsidRPr="0021104C" w:rsidR="005A37B4" w:rsidP="006776F7" w:rsidRDefault="005A37B4" w14:paraId="3C74C0C8" w14:textId="40C28452">
            <w:pPr>
              <w:rPr>
                <w:sz w:val="20"/>
                <w:szCs w:val="20"/>
              </w:rPr>
            </w:pPr>
            <w:r>
              <w:rPr>
                <w:rStyle w:val="normaltextrun"/>
                <w:rFonts w:ascii="Sanofi Sans" w:hAnsi="Sanofi Sans"/>
                <w:sz w:val="18"/>
                <w:szCs w:val="18"/>
              </w:rPr>
              <w:t>Evaluates an expression in a filter context</w:t>
            </w:r>
          </w:p>
        </w:tc>
      </w:tr>
      <w:tr w:rsidRPr="0021104C" w:rsidR="003E19FF" w:rsidTr="329C1B6E" w14:paraId="50D846FB" w14:textId="77777777">
        <w:trPr>
          <w:trHeight w:val="672"/>
        </w:trPr>
        <w:tc>
          <w:tcPr>
            <w:tcW w:w="5035" w:type="dxa"/>
            <w:tcMar/>
            <w:vAlign w:val="center"/>
          </w:tcPr>
          <w:p w:rsidR="003E19FF" w:rsidP="006776F7" w:rsidRDefault="003E19FF" w14:paraId="626DE5FE" w14:textId="2A5BBC5C">
            <w:pPr>
              <w:rPr>
                <w:rStyle w:val="normaltextrun"/>
                <w:rFonts w:ascii="Sanofi Sans" w:hAnsi="Sanofi Sans"/>
                <w:b/>
                <w:bCs/>
                <w:sz w:val="18"/>
                <w:szCs w:val="18"/>
              </w:rPr>
            </w:pPr>
            <w:r>
              <w:rPr>
                <w:rStyle w:val="normaltextrun"/>
                <w:rFonts w:ascii="Sanofi Sans" w:hAnsi="Sanofi Sans"/>
                <w:b/>
                <w:bCs/>
                <w:sz w:val="18"/>
                <w:szCs w:val="18"/>
              </w:rPr>
              <w:t>CALCULATETABLE</w:t>
            </w:r>
            <w:r w:rsidRPr="00527BEE" w:rsidR="00527BEE">
              <w:rPr>
                <w:rStyle w:val="normaltextrun"/>
                <w:rFonts w:ascii="Sanofi Sans" w:hAnsi="Sanofi Sans"/>
                <w:sz w:val="18"/>
                <w:szCs w:val="18"/>
              </w:rPr>
              <w:t>(&lt;expression&gt;[, &lt;filter1&gt; [, &lt;filter2&gt; [, …]]])</w:t>
            </w:r>
          </w:p>
        </w:tc>
        <w:tc>
          <w:tcPr>
            <w:tcW w:w="4860" w:type="dxa"/>
            <w:tcMar/>
            <w:vAlign w:val="center"/>
          </w:tcPr>
          <w:p w:rsidR="003E19FF" w:rsidP="006776F7" w:rsidRDefault="00A20EFD" w14:paraId="2D1D1C6D" w14:textId="015B1B3B">
            <w:pPr>
              <w:rPr>
                <w:rStyle w:val="normaltextrun"/>
                <w:rFonts w:ascii="Sanofi Sans" w:hAnsi="Sanofi Sans"/>
                <w:sz w:val="18"/>
                <w:szCs w:val="18"/>
              </w:rPr>
            </w:pPr>
            <w:r w:rsidRPr="00A20EFD">
              <w:rPr>
                <w:rStyle w:val="normaltextrun"/>
                <w:rFonts w:ascii="Sanofi Sans" w:hAnsi="Sanofi Sans"/>
                <w:sz w:val="18"/>
                <w:szCs w:val="18"/>
              </w:rPr>
              <w:t>Evaluates a table expression in a modified filter context</w:t>
            </w:r>
          </w:p>
        </w:tc>
      </w:tr>
      <w:tr w:rsidRPr="0021104C" w:rsidR="005A37B4" w:rsidTr="329C1B6E" w14:paraId="01D2AE18" w14:textId="77777777">
        <w:trPr>
          <w:trHeight w:val="672"/>
        </w:trPr>
        <w:tc>
          <w:tcPr>
            <w:tcW w:w="5035" w:type="dxa"/>
            <w:tcMar/>
            <w:vAlign w:val="center"/>
          </w:tcPr>
          <w:p w:rsidRPr="0021104C" w:rsidR="005A37B4" w:rsidP="006776F7" w:rsidRDefault="005A37B4" w14:paraId="3FEE50AB" w14:textId="77777777">
            <w:pPr>
              <w:rPr>
                <w:sz w:val="20"/>
                <w:szCs w:val="20"/>
              </w:rPr>
            </w:pPr>
            <w:r>
              <w:rPr>
                <w:rStyle w:val="normaltextrun"/>
                <w:rFonts w:ascii="Sanofi Sans" w:hAnsi="Sanofi Sans"/>
                <w:b/>
                <w:bCs/>
                <w:sz w:val="18"/>
                <w:szCs w:val="18"/>
              </w:rPr>
              <w:t>FILTER</w:t>
            </w:r>
            <w:r>
              <w:rPr>
                <w:rStyle w:val="normaltextrun"/>
                <w:rFonts w:ascii="Sanofi Sans" w:hAnsi="Sanofi Sans"/>
                <w:sz w:val="18"/>
                <w:szCs w:val="18"/>
              </w:rPr>
              <w:t>(&lt;table&gt;, &lt;filter&gt;)</w:t>
            </w:r>
          </w:p>
        </w:tc>
        <w:tc>
          <w:tcPr>
            <w:tcW w:w="4860" w:type="dxa"/>
            <w:tcMar/>
            <w:vAlign w:val="center"/>
          </w:tcPr>
          <w:p w:rsidRPr="0021104C" w:rsidR="005A37B4" w:rsidP="006776F7" w:rsidRDefault="005A37B4" w14:paraId="34998D68" w14:textId="77777777">
            <w:pPr>
              <w:rPr>
                <w:sz w:val="20"/>
                <w:szCs w:val="20"/>
              </w:rPr>
            </w:pPr>
            <w:r>
              <w:rPr>
                <w:rStyle w:val="normaltextrun"/>
                <w:rFonts w:ascii="Sanofi Sans" w:hAnsi="Sanofi Sans"/>
                <w:sz w:val="18"/>
                <w:szCs w:val="18"/>
              </w:rPr>
              <w:t>Returns a table that is a subset of another table or expression</w:t>
            </w:r>
          </w:p>
        </w:tc>
      </w:tr>
      <w:tr w:rsidRPr="0021104C" w:rsidR="005A37B4" w:rsidTr="329C1B6E" w14:paraId="52D6B480" w14:textId="77777777">
        <w:trPr>
          <w:trHeight w:val="672"/>
        </w:trPr>
        <w:tc>
          <w:tcPr>
            <w:tcW w:w="5035" w:type="dxa"/>
            <w:tcMar/>
            <w:vAlign w:val="center"/>
          </w:tcPr>
          <w:p w:rsidRPr="0021104C" w:rsidR="005A37B4" w:rsidP="006776F7" w:rsidRDefault="005A37B4" w14:paraId="0A6D83FF" w14:textId="77777777">
            <w:pPr>
              <w:rPr>
                <w:sz w:val="20"/>
                <w:szCs w:val="20"/>
              </w:rPr>
            </w:pPr>
            <w:r>
              <w:rPr>
                <w:rStyle w:val="normaltextrun"/>
                <w:rFonts w:ascii="Sanofi Sans" w:hAnsi="Sanofi Sans"/>
                <w:b/>
                <w:bCs/>
                <w:sz w:val="18"/>
                <w:szCs w:val="18"/>
              </w:rPr>
              <w:t>ALL</w:t>
            </w:r>
            <w:r>
              <w:rPr>
                <w:rStyle w:val="normaltextrun"/>
                <w:rFonts w:ascii="Sanofi Sans" w:hAnsi="Sanofi Sans"/>
                <w:sz w:val="18"/>
                <w:szCs w:val="18"/>
              </w:rPr>
              <w:t>([&lt;table&gt; | &lt;column&gt;[, &lt;column&gt;[, &lt;column&gt;[,…]]]])</w:t>
            </w:r>
          </w:p>
        </w:tc>
        <w:tc>
          <w:tcPr>
            <w:tcW w:w="4860" w:type="dxa"/>
            <w:tcMar/>
            <w:vAlign w:val="center"/>
          </w:tcPr>
          <w:p w:rsidRPr="0021104C" w:rsidR="005A37B4" w:rsidP="006776F7" w:rsidRDefault="005A37B4" w14:paraId="266D86BC" w14:textId="1A1ED20A">
            <w:pPr>
              <w:pStyle w:val="paragraph"/>
              <w:spacing w:before="0" w:beforeAutospacing="0" w:after="0" w:afterAutospacing="0"/>
              <w:textAlignment w:val="baseline"/>
              <w:rPr>
                <w:sz w:val="20"/>
                <w:szCs w:val="20"/>
              </w:rPr>
            </w:pPr>
            <w:r>
              <w:rPr>
                <w:rStyle w:val="normaltextrun"/>
                <w:rFonts w:ascii="Sanofi Sans" w:hAnsi="Sanofi Sans"/>
                <w:sz w:val="18"/>
                <w:szCs w:val="18"/>
              </w:rPr>
              <w:t>Returns all the rows in a table, or all the values in a column, ignoring any filters that might have been applied</w:t>
            </w:r>
          </w:p>
        </w:tc>
      </w:tr>
      <w:tr w:rsidRPr="0021104C" w:rsidR="005A37B4" w:rsidTr="329C1B6E" w14:paraId="1BCE7C93" w14:textId="77777777">
        <w:trPr>
          <w:trHeight w:val="672"/>
        </w:trPr>
        <w:tc>
          <w:tcPr>
            <w:tcW w:w="5035" w:type="dxa"/>
            <w:tcMar/>
            <w:vAlign w:val="center"/>
          </w:tcPr>
          <w:p w:rsidRPr="0021104C" w:rsidR="005A37B4" w:rsidP="006776F7" w:rsidRDefault="005A37B4" w14:paraId="11D777C5" w14:textId="77777777">
            <w:pPr>
              <w:rPr>
                <w:sz w:val="20"/>
                <w:szCs w:val="20"/>
              </w:rPr>
            </w:pPr>
            <w:r>
              <w:rPr>
                <w:rStyle w:val="normaltextrun"/>
                <w:rFonts w:ascii="Sanofi Sans" w:hAnsi="Sanofi Sans"/>
                <w:b/>
                <w:bCs/>
                <w:sz w:val="18"/>
                <w:szCs w:val="18"/>
              </w:rPr>
              <w:t>ALLEXCEPT</w:t>
            </w:r>
            <w:r>
              <w:rPr>
                <w:rStyle w:val="normaltextrun"/>
                <w:rFonts w:ascii="Sanofi Sans" w:hAnsi="Sanofi Sans"/>
                <w:sz w:val="18"/>
                <w:szCs w:val="18"/>
              </w:rPr>
              <w:t>(&lt;table&gt;, &lt;column&gt;[, &lt;column&gt;[,.]])</w:t>
            </w:r>
          </w:p>
        </w:tc>
        <w:tc>
          <w:tcPr>
            <w:tcW w:w="4860" w:type="dxa"/>
            <w:tcMar/>
            <w:vAlign w:val="center"/>
          </w:tcPr>
          <w:p w:rsidRPr="0021104C" w:rsidR="005A37B4" w:rsidP="006776F7" w:rsidRDefault="005A37B4" w14:paraId="121A7385" w14:textId="7EB5FDFF">
            <w:pPr>
              <w:pStyle w:val="paragraph"/>
              <w:spacing w:before="0" w:beforeAutospacing="0" w:after="0" w:afterAutospacing="0"/>
              <w:textAlignment w:val="baseline"/>
              <w:rPr>
                <w:sz w:val="20"/>
                <w:szCs w:val="20"/>
              </w:rPr>
            </w:pPr>
            <w:r>
              <w:rPr>
                <w:rStyle w:val="normaltextrun"/>
                <w:rFonts w:ascii="Sanofi Sans" w:hAnsi="Sanofi Sans"/>
                <w:sz w:val="18"/>
                <w:szCs w:val="18"/>
              </w:rPr>
              <w:t>Returns all the rows in a table except for those rows that are affected by the specified column filters</w:t>
            </w:r>
          </w:p>
        </w:tc>
      </w:tr>
      <w:tr w:rsidRPr="0021104C" w:rsidR="00373C2C" w:rsidTr="329C1B6E" w14:paraId="4DE17986" w14:textId="77777777">
        <w:trPr>
          <w:trHeight w:val="672"/>
        </w:trPr>
        <w:tc>
          <w:tcPr>
            <w:tcW w:w="5035" w:type="dxa"/>
            <w:tcMar/>
            <w:vAlign w:val="center"/>
          </w:tcPr>
          <w:p w:rsidR="00373C2C" w:rsidP="006776F7" w:rsidRDefault="00A0175D" w14:paraId="78764BF8" w14:textId="68B865D1">
            <w:pPr>
              <w:rPr>
                <w:rStyle w:val="normaltextrun"/>
                <w:rFonts w:ascii="Sanofi Sans" w:hAnsi="Sanofi Sans"/>
                <w:b/>
                <w:bCs/>
                <w:sz w:val="18"/>
                <w:szCs w:val="18"/>
              </w:rPr>
            </w:pPr>
            <w:r>
              <w:rPr>
                <w:rStyle w:val="normaltextrun"/>
                <w:rFonts w:ascii="Sanofi Sans" w:hAnsi="Sanofi Sans"/>
                <w:b/>
                <w:bCs/>
                <w:sz w:val="18"/>
                <w:szCs w:val="18"/>
              </w:rPr>
              <w:t>ALLSELECTED</w:t>
            </w:r>
            <w:r w:rsidRPr="002128E7" w:rsidR="002128E7">
              <w:rPr>
                <w:rStyle w:val="normaltextrun"/>
                <w:rFonts w:ascii="Sanofi Sans" w:hAnsi="Sanofi Sans"/>
                <w:sz w:val="18"/>
                <w:szCs w:val="18"/>
              </w:rPr>
              <w:t>([&lt;tableName&gt; | &lt;columnName&gt;[, &lt;columnName&gt;[, &lt;columnName&gt;[,…]]]] )</w:t>
            </w:r>
          </w:p>
        </w:tc>
        <w:tc>
          <w:tcPr>
            <w:tcW w:w="4860" w:type="dxa"/>
            <w:tcMar/>
            <w:vAlign w:val="center"/>
          </w:tcPr>
          <w:p w:rsidR="00373C2C" w:rsidP="329C1B6E" w:rsidRDefault="002128E7" w14:paraId="6D4D69D1" w14:textId="5AB5549D">
            <w:pPr>
              <w:pStyle w:val="paragraph"/>
              <w:spacing w:before="0" w:beforeAutospacing="off" w:after="0" w:afterAutospacing="off"/>
              <w:textAlignment w:val="baseline"/>
              <w:rPr>
                <w:rStyle w:val="normaltextrun"/>
                <w:rFonts w:ascii="Sanofi Sans" w:hAnsi="Sanofi Sans"/>
                <w:sz w:val="18"/>
                <w:szCs w:val="18"/>
                <w:lang w:val="en-US"/>
              </w:rPr>
            </w:pPr>
            <w:r w:rsidRPr="329C1B6E" w:rsidR="4CB89841">
              <w:rPr>
                <w:rStyle w:val="normaltextrun"/>
                <w:rFonts w:ascii="Sanofi Sans" w:hAnsi="Sanofi Sans"/>
                <w:sz w:val="18"/>
                <w:szCs w:val="18"/>
                <w:lang w:val="en-US"/>
              </w:rPr>
              <w:t xml:space="preserve">Removes context filters from columns and rows in the current query, while </w:t>
            </w:r>
            <w:r w:rsidRPr="329C1B6E" w:rsidR="4CB89841">
              <w:rPr>
                <w:rStyle w:val="normaltextrun"/>
                <w:rFonts w:ascii="Sanofi Sans" w:hAnsi="Sanofi Sans"/>
                <w:sz w:val="18"/>
                <w:szCs w:val="18"/>
                <w:lang w:val="en-US"/>
              </w:rPr>
              <w:t>retaining</w:t>
            </w:r>
            <w:r w:rsidRPr="329C1B6E" w:rsidR="4CB89841">
              <w:rPr>
                <w:rStyle w:val="normaltextrun"/>
                <w:rFonts w:ascii="Sanofi Sans" w:hAnsi="Sanofi Sans"/>
                <w:sz w:val="18"/>
                <w:szCs w:val="18"/>
                <w:lang w:val="en-US"/>
              </w:rPr>
              <w:t xml:space="preserve"> all other context filters or explicit filters</w:t>
            </w:r>
          </w:p>
        </w:tc>
      </w:tr>
      <w:tr w:rsidRPr="0021104C" w:rsidR="003E19FF" w:rsidTr="329C1B6E" w14:paraId="39918299" w14:textId="77777777">
        <w:trPr>
          <w:trHeight w:val="672"/>
        </w:trPr>
        <w:tc>
          <w:tcPr>
            <w:tcW w:w="5035" w:type="dxa"/>
            <w:tcMar/>
            <w:vAlign w:val="center"/>
          </w:tcPr>
          <w:p w:rsidR="003E19FF" w:rsidP="006776F7" w:rsidRDefault="003E19FF" w14:paraId="64CAF905" w14:textId="526A5D66">
            <w:pPr>
              <w:rPr>
                <w:rStyle w:val="normaltextrun"/>
                <w:rFonts w:ascii="Sanofi Sans" w:hAnsi="Sanofi Sans"/>
                <w:b/>
                <w:bCs/>
                <w:sz w:val="18"/>
                <w:szCs w:val="18"/>
              </w:rPr>
            </w:pPr>
            <w:r>
              <w:rPr>
                <w:rStyle w:val="normaltextrun"/>
                <w:rFonts w:ascii="Sanofi Sans" w:hAnsi="Sanofi Sans"/>
                <w:b/>
                <w:bCs/>
                <w:sz w:val="18"/>
                <w:szCs w:val="18"/>
              </w:rPr>
              <w:t>KEEPFILTERS</w:t>
            </w:r>
            <w:r w:rsidRPr="00567677" w:rsidR="00567677">
              <w:rPr>
                <w:rStyle w:val="normaltextrun"/>
                <w:rFonts w:ascii="Sanofi Sans" w:hAnsi="Sanofi Sans"/>
                <w:sz w:val="18"/>
                <w:szCs w:val="18"/>
              </w:rPr>
              <w:t>(&lt;expression&gt;)</w:t>
            </w:r>
          </w:p>
        </w:tc>
        <w:tc>
          <w:tcPr>
            <w:tcW w:w="4860" w:type="dxa"/>
            <w:tcMar/>
            <w:vAlign w:val="center"/>
          </w:tcPr>
          <w:p w:rsidR="003E19FF" w:rsidP="006776F7" w:rsidRDefault="00567677" w14:paraId="59C01925" w14:textId="424F0F37">
            <w:pPr>
              <w:pStyle w:val="paragraph"/>
              <w:spacing w:before="0" w:beforeAutospacing="0" w:after="0" w:afterAutospacing="0"/>
              <w:textAlignment w:val="baseline"/>
              <w:rPr>
                <w:rStyle w:val="normaltextrun"/>
                <w:rFonts w:ascii="Sanofi Sans" w:hAnsi="Sanofi Sans"/>
                <w:sz w:val="18"/>
                <w:szCs w:val="18"/>
              </w:rPr>
            </w:pPr>
            <w:r w:rsidRPr="00567677">
              <w:rPr>
                <w:rStyle w:val="normaltextrun"/>
                <w:rFonts w:ascii="Sanofi Sans" w:hAnsi="Sanofi Sans"/>
                <w:sz w:val="18"/>
                <w:szCs w:val="18"/>
              </w:rPr>
              <w:t>Modifies how filters are applied while evaluating a CALCULATE or CALCULATETABLE function</w:t>
            </w:r>
          </w:p>
        </w:tc>
      </w:tr>
      <w:tr w:rsidRPr="0021104C" w:rsidR="00373C2C" w:rsidTr="329C1B6E" w14:paraId="4179DB04" w14:textId="77777777">
        <w:trPr>
          <w:trHeight w:val="672"/>
        </w:trPr>
        <w:tc>
          <w:tcPr>
            <w:tcW w:w="5035" w:type="dxa"/>
            <w:tcMar/>
            <w:vAlign w:val="center"/>
          </w:tcPr>
          <w:p w:rsidR="00373C2C" w:rsidP="006776F7" w:rsidRDefault="00A0175D" w14:paraId="4A60E75F" w14:textId="2D5F04EA">
            <w:pPr>
              <w:rPr>
                <w:rStyle w:val="normaltextrun"/>
                <w:rFonts w:ascii="Sanofi Sans" w:hAnsi="Sanofi Sans"/>
                <w:b/>
                <w:bCs/>
                <w:sz w:val="18"/>
                <w:szCs w:val="18"/>
              </w:rPr>
            </w:pPr>
            <w:r>
              <w:rPr>
                <w:rStyle w:val="normaltextrun"/>
                <w:rFonts w:ascii="Sanofi Sans" w:hAnsi="Sanofi Sans"/>
                <w:b/>
                <w:bCs/>
                <w:sz w:val="18"/>
                <w:szCs w:val="18"/>
              </w:rPr>
              <w:t>SELECTEDVALUE</w:t>
            </w:r>
            <w:r w:rsidRPr="00567677" w:rsidR="00567677">
              <w:rPr>
                <w:rStyle w:val="normaltextrun"/>
                <w:rFonts w:ascii="Sanofi Sans" w:hAnsi="Sanofi Sans"/>
                <w:sz w:val="18"/>
                <w:szCs w:val="18"/>
              </w:rPr>
              <w:t>(&lt;columnName&gt;[, &lt;alternateResult&gt;])</w:t>
            </w:r>
          </w:p>
        </w:tc>
        <w:tc>
          <w:tcPr>
            <w:tcW w:w="4860" w:type="dxa"/>
            <w:tcMar/>
            <w:vAlign w:val="center"/>
          </w:tcPr>
          <w:p w:rsidR="00373C2C" w:rsidP="329C1B6E" w:rsidRDefault="00641860" w14:paraId="0298F84A" w14:textId="4049D93E">
            <w:pPr>
              <w:pStyle w:val="paragraph"/>
              <w:spacing w:before="0" w:beforeAutospacing="off" w:after="0" w:afterAutospacing="off"/>
              <w:textAlignment w:val="baseline"/>
              <w:rPr>
                <w:rStyle w:val="normaltextrun"/>
                <w:rFonts w:ascii="Sanofi Sans" w:hAnsi="Sanofi Sans"/>
                <w:sz w:val="18"/>
                <w:szCs w:val="18"/>
                <w:lang w:val="en-US"/>
              </w:rPr>
            </w:pPr>
            <w:r w:rsidRPr="329C1B6E" w:rsidR="2890FCAB">
              <w:rPr>
                <w:rStyle w:val="normaltextrun"/>
                <w:rFonts w:ascii="Sanofi Sans" w:hAnsi="Sanofi Sans"/>
                <w:sz w:val="18"/>
                <w:szCs w:val="18"/>
                <w:lang w:val="en-US"/>
              </w:rPr>
              <w:t xml:space="preserve">Returns the value when the context for </w:t>
            </w:r>
            <w:r w:rsidRPr="329C1B6E" w:rsidR="2890FCAB">
              <w:rPr>
                <w:rStyle w:val="normaltextrun"/>
                <w:rFonts w:ascii="Sanofi Sans" w:hAnsi="Sanofi Sans"/>
                <w:sz w:val="18"/>
                <w:szCs w:val="18"/>
                <w:lang w:val="en-US"/>
              </w:rPr>
              <w:t>columnName</w:t>
            </w:r>
            <w:r w:rsidRPr="329C1B6E" w:rsidR="2890FCAB">
              <w:rPr>
                <w:rStyle w:val="normaltextrun"/>
                <w:rFonts w:ascii="Sanofi Sans" w:hAnsi="Sanofi Sans"/>
                <w:sz w:val="18"/>
                <w:szCs w:val="18"/>
                <w:lang w:val="en-US"/>
              </w:rPr>
              <w:t xml:space="preserve"> has been filtered down to one distinct value only. Otherwise returns </w:t>
            </w:r>
            <w:r w:rsidRPr="329C1B6E" w:rsidR="2890FCAB">
              <w:rPr>
                <w:rStyle w:val="normaltextrun"/>
                <w:rFonts w:ascii="Sanofi Sans" w:hAnsi="Sanofi Sans"/>
                <w:sz w:val="18"/>
                <w:szCs w:val="18"/>
                <w:lang w:val="en-US"/>
              </w:rPr>
              <w:t>alternateResult</w:t>
            </w:r>
            <w:r w:rsidRPr="329C1B6E" w:rsidR="2890FCAB">
              <w:rPr>
                <w:rStyle w:val="normaltextrun"/>
                <w:rFonts w:ascii="Sanofi Sans" w:hAnsi="Sanofi Sans"/>
                <w:sz w:val="18"/>
                <w:szCs w:val="18"/>
                <w:lang w:val="en-US"/>
              </w:rPr>
              <w:t>.</w:t>
            </w:r>
          </w:p>
        </w:tc>
      </w:tr>
      <w:tr w:rsidRPr="0021104C" w:rsidR="00373C2C" w:rsidTr="329C1B6E" w14:paraId="62D76E8B" w14:textId="77777777">
        <w:trPr>
          <w:trHeight w:val="672"/>
        </w:trPr>
        <w:tc>
          <w:tcPr>
            <w:tcW w:w="5035" w:type="dxa"/>
            <w:tcMar/>
            <w:vAlign w:val="center"/>
          </w:tcPr>
          <w:p w:rsidRPr="00E737E7" w:rsidR="00E737E7" w:rsidP="00E737E7" w:rsidRDefault="0025049E" w14:paraId="3BA4F93A" w14:textId="77777777">
            <w:pPr>
              <w:rPr>
                <w:rStyle w:val="normaltextrun"/>
                <w:rFonts w:ascii="Sanofi Sans" w:hAnsi="Sanofi Sans"/>
                <w:sz w:val="18"/>
                <w:szCs w:val="18"/>
              </w:rPr>
            </w:pPr>
            <w:r>
              <w:rPr>
                <w:rStyle w:val="normaltextrun"/>
                <w:rFonts w:ascii="Sanofi Sans" w:hAnsi="Sanofi Sans"/>
                <w:b/>
                <w:bCs/>
                <w:sz w:val="18"/>
                <w:szCs w:val="18"/>
              </w:rPr>
              <w:t>LOOKUPVALUE</w:t>
            </w:r>
            <w:r w:rsidRPr="00E737E7" w:rsidR="00E737E7">
              <w:rPr>
                <w:rStyle w:val="normaltextrun"/>
                <w:rFonts w:ascii="Sanofi Sans" w:hAnsi="Sanofi Sans"/>
                <w:sz w:val="18"/>
                <w:szCs w:val="18"/>
              </w:rPr>
              <w:t>(</w:t>
            </w:r>
          </w:p>
          <w:p w:rsidRPr="00E737E7" w:rsidR="00E737E7" w:rsidP="00E737E7" w:rsidRDefault="00E737E7" w14:paraId="42F9EDB4" w14:textId="77777777">
            <w:pPr>
              <w:rPr>
                <w:rStyle w:val="normaltextrun"/>
                <w:rFonts w:ascii="Sanofi Sans" w:hAnsi="Sanofi Sans"/>
                <w:sz w:val="18"/>
                <w:szCs w:val="18"/>
              </w:rPr>
            </w:pPr>
            <w:r w:rsidRPr="00E737E7">
              <w:rPr>
                <w:rStyle w:val="normaltextrun"/>
                <w:rFonts w:ascii="Sanofi Sans" w:hAnsi="Sanofi Sans"/>
                <w:sz w:val="18"/>
                <w:szCs w:val="18"/>
              </w:rPr>
              <w:t xml:space="preserve">    &lt;result_columnName&gt;,</w:t>
            </w:r>
          </w:p>
          <w:p w:rsidRPr="00E737E7" w:rsidR="00E737E7" w:rsidP="00E737E7" w:rsidRDefault="00E737E7" w14:paraId="0920DEBF" w14:textId="77777777">
            <w:pPr>
              <w:rPr>
                <w:rStyle w:val="normaltextrun"/>
                <w:rFonts w:ascii="Sanofi Sans" w:hAnsi="Sanofi Sans"/>
                <w:sz w:val="18"/>
                <w:szCs w:val="18"/>
              </w:rPr>
            </w:pPr>
            <w:r w:rsidRPr="00E737E7">
              <w:rPr>
                <w:rStyle w:val="normaltextrun"/>
                <w:rFonts w:ascii="Sanofi Sans" w:hAnsi="Sanofi Sans"/>
                <w:sz w:val="18"/>
                <w:szCs w:val="18"/>
              </w:rPr>
              <w:t xml:space="preserve">    &lt;search_columnName&gt;,</w:t>
            </w:r>
          </w:p>
          <w:p w:rsidRPr="00E737E7" w:rsidR="00E737E7" w:rsidP="00E737E7" w:rsidRDefault="00E737E7" w14:paraId="4D0DFC62" w14:textId="77777777">
            <w:pPr>
              <w:rPr>
                <w:rStyle w:val="normaltextrun"/>
                <w:rFonts w:ascii="Sanofi Sans" w:hAnsi="Sanofi Sans"/>
                <w:sz w:val="18"/>
                <w:szCs w:val="18"/>
              </w:rPr>
            </w:pPr>
            <w:r w:rsidRPr="00E737E7">
              <w:rPr>
                <w:rStyle w:val="normaltextrun"/>
                <w:rFonts w:ascii="Sanofi Sans" w:hAnsi="Sanofi Sans"/>
                <w:sz w:val="18"/>
                <w:szCs w:val="18"/>
              </w:rPr>
              <w:t xml:space="preserve">    &lt;search_value&gt;</w:t>
            </w:r>
          </w:p>
          <w:p w:rsidRPr="00E737E7" w:rsidR="00E737E7" w:rsidP="00E737E7" w:rsidRDefault="00E737E7" w14:paraId="2C9821E1" w14:textId="77777777">
            <w:pPr>
              <w:rPr>
                <w:rStyle w:val="normaltextrun"/>
                <w:rFonts w:ascii="Sanofi Sans" w:hAnsi="Sanofi Sans"/>
                <w:sz w:val="18"/>
                <w:szCs w:val="18"/>
              </w:rPr>
            </w:pPr>
            <w:r w:rsidRPr="00E737E7">
              <w:rPr>
                <w:rStyle w:val="normaltextrun"/>
                <w:rFonts w:ascii="Sanofi Sans" w:hAnsi="Sanofi Sans"/>
                <w:sz w:val="18"/>
                <w:szCs w:val="18"/>
              </w:rPr>
              <w:t xml:space="preserve">    [, &lt;search2_columnName&gt;, &lt;search2_value&gt;]…</w:t>
            </w:r>
          </w:p>
          <w:p w:rsidR="00373C2C" w:rsidP="00A10576" w:rsidRDefault="00E737E7" w14:paraId="4E189A8D" w14:textId="54B2A8FF">
            <w:pPr>
              <w:rPr>
                <w:rStyle w:val="normaltextrun"/>
                <w:rFonts w:ascii="Sanofi Sans" w:hAnsi="Sanofi Sans"/>
                <w:b/>
                <w:bCs/>
                <w:sz w:val="18"/>
                <w:szCs w:val="18"/>
              </w:rPr>
            </w:pPr>
            <w:r w:rsidRPr="00E737E7">
              <w:rPr>
                <w:rStyle w:val="normaltextrun"/>
                <w:rFonts w:ascii="Sanofi Sans" w:hAnsi="Sanofi Sans"/>
                <w:sz w:val="18"/>
                <w:szCs w:val="18"/>
              </w:rPr>
              <w:t xml:space="preserve">    [, &lt;alternateResult&gt;])</w:t>
            </w:r>
          </w:p>
        </w:tc>
        <w:tc>
          <w:tcPr>
            <w:tcW w:w="4860" w:type="dxa"/>
            <w:tcMar/>
            <w:vAlign w:val="center"/>
          </w:tcPr>
          <w:p w:rsidR="00373C2C" w:rsidP="006776F7" w:rsidRDefault="00641860" w14:paraId="20EDEE30" w14:textId="50551EB7">
            <w:pPr>
              <w:pStyle w:val="paragraph"/>
              <w:spacing w:before="0" w:beforeAutospacing="0" w:after="0" w:afterAutospacing="0"/>
              <w:textAlignment w:val="baseline"/>
              <w:rPr>
                <w:rStyle w:val="normaltextrun"/>
                <w:rFonts w:ascii="Sanofi Sans" w:hAnsi="Sanofi Sans"/>
                <w:sz w:val="18"/>
                <w:szCs w:val="18"/>
              </w:rPr>
            </w:pPr>
            <w:r w:rsidRPr="00641860">
              <w:rPr>
                <w:rStyle w:val="normaltextrun"/>
                <w:rFonts w:ascii="Sanofi Sans" w:hAnsi="Sanofi Sans"/>
                <w:sz w:val="18"/>
                <w:szCs w:val="18"/>
              </w:rPr>
              <w:t>Returns the value for the row that meets all criteria specified by one or more search conditions</w:t>
            </w:r>
          </w:p>
        </w:tc>
      </w:tr>
      <w:tr w:rsidRPr="000C0789" w:rsidR="005A37B4" w:rsidTr="329C1B6E" w14:paraId="1C2F2049" w14:textId="77777777">
        <w:trPr>
          <w:trHeight w:val="672"/>
        </w:trPr>
        <w:tc>
          <w:tcPr>
            <w:tcW w:w="5035" w:type="dxa"/>
            <w:tcMar/>
            <w:vAlign w:val="center"/>
          </w:tcPr>
          <w:p w:rsidRPr="000C0789" w:rsidR="005A37B4" w:rsidP="006776F7" w:rsidRDefault="005A37B4" w14:paraId="3CA703A0" w14:textId="77777777">
            <w:pPr>
              <w:rPr>
                <w:rStyle w:val="normaltextrun"/>
                <w:rFonts w:ascii="Sanofi Sans" w:hAnsi="Sanofi Sans" w:cs="Arial"/>
                <w:b/>
                <w:bCs/>
                <w:sz w:val="20"/>
                <w:szCs w:val="20"/>
              </w:rPr>
            </w:pPr>
            <w:r w:rsidRPr="000C0789">
              <w:rPr>
                <w:rStyle w:val="normaltextrun"/>
                <w:rFonts w:ascii="Sanofi Sans" w:hAnsi="Sanofi Sans"/>
                <w:b/>
                <w:bCs/>
                <w:sz w:val="18"/>
                <w:szCs w:val="18"/>
              </w:rPr>
              <w:t>REMOVEFILTERS</w:t>
            </w:r>
            <w:r w:rsidRPr="000C0789">
              <w:rPr>
                <w:rStyle w:val="normaltextrun"/>
                <w:rFonts w:ascii="Sanofi Sans" w:hAnsi="Sanofi Sans"/>
                <w:sz w:val="18"/>
                <w:szCs w:val="18"/>
              </w:rPr>
              <w:t>([&lt;table&gt; | &lt;column&gt;][, &lt;column&gt;[, &lt;column&gt;[,…]]]])</w:t>
            </w:r>
          </w:p>
        </w:tc>
        <w:tc>
          <w:tcPr>
            <w:tcW w:w="4860" w:type="dxa"/>
            <w:tcMar/>
            <w:vAlign w:val="center"/>
          </w:tcPr>
          <w:p w:rsidRPr="000C0789" w:rsidR="005A37B4" w:rsidP="006776F7" w:rsidRDefault="005A37B4" w14:paraId="6E42F59A" w14:textId="31B6458C">
            <w:pPr>
              <w:pStyle w:val="paragraph"/>
              <w:spacing w:before="0" w:beforeAutospacing="0" w:after="0" w:afterAutospacing="0"/>
              <w:textAlignment w:val="baseline"/>
              <w:rPr>
                <w:rFonts w:ascii="Sanofi Sans" w:hAnsi="Sanofi Sans"/>
                <w:sz w:val="18"/>
                <w:szCs w:val="18"/>
              </w:rPr>
            </w:pPr>
            <w:r w:rsidRPr="000C0789">
              <w:rPr>
                <w:rStyle w:val="normaltextrun"/>
                <w:rFonts w:ascii="Sanofi Sans" w:hAnsi="Sanofi Sans"/>
                <w:sz w:val="18"/>
                <w:szCs w:val="18"/>
              </w:rPr>
              <w:t>Clear all filters from designated tables or columns</w:t>
            </w:r>
          </w:p>
          <w:p w:rsidRPr="000C0789" w:rsidR="005A37B4" w:rsidP="006776F7" w:rsidRDefault="005A37B4" w14:paraId="19D5050A" w14:textId="77777777">
            <w:pPr>
              <w:pStyle w:val="paragraph"/>
              <w:spacing w:before="0" w:beforeAutospacing="0" w:after="0" w:afterAutospacing="0"/>
              <w:textAlignment w:val="baseline"/>
              <w:rPr>
                <w:rStyle w:val="normaltextrun"/>
                <w:rFonts w:ascii="Sanofi Sans" w:hAnsi="Sanofi Sans" w:cs="Arial"/>
                <w:sz w:val="20"/>
                <w:szCs w:val="20"/>
              </w:rPr>
            </w:pPr>
          </w:p>
        </w:tc>
      </w:tr>
    </w:tbl>
    <w:p w:rsidR="005A37B4" w:rsidP="006808EE" w:rsidRDefault="005A37B4" w14:paraId="79BFC224" w14:textId="77777777"/>
    <w:tbl>
      <w:tblPr>
        <w:tblStyle w:val="TableGrid"/>
        <w:tblW w:w="9895" w:type="dxa"/>
        <w:tblLook w:val="04A0" w:firstRow="1" w:lastRow="0" w:firstColumn="1" w:lastColumn="0" w:noHBand="0" w:noVBand="1"/>
      </w:tblPr>
      <w:tblGrid>
        <w:gridCol w:w="5035"/>
        <w:gridCol w:w="4860"/>
      </w:tblGrid>
      <w:tr w:rsidRPr="000D1B54" w:rsidR="00444202" w:rsidTr="329C1B6E" w14:paraId="79BEEA06" w14:textId="77777777">
        <w:trPr>
          <w:trHeight w:val="478"/>
        </w:trPr>
        <w:tc>
          <w:tcPr>
            <w:tcW w:w="9895" w:type="dxa"/>
            <w:gridSpan w:val="2"/>
            <w:shd w:val="clear" w:color="auto" w:fill="D9D9D9" w:themeFill="background1" w:themeFillShade="D9"/>
            <w:tcMar/>
            <w:vAlign w:val="center"/>
          </w:tcPr>
          <w:p w:rsidRPr="000D1B54" w:rsidR="00444202" w:rsidP="006776F7" w:rsidRDefault="00444202" w14:paraId="64D5D0FA" w14:textId="23F8E296">
            <w:pPr>
              <w:rPr>
                <w:rFonts w:ascii="Sanofi Sans" w:hAnsi="Sanofi Sans"/>
                <w:b/>
                <w:bCs/>
              </w:rPr>
            </w:pPr>
            <w:r>
              <w:rPr>
                <w:rFonts w:ascii="Sanofi Sans" w:hAnsi="Sanofi Sans"/>
                <w:b/>
                <w:bCs/>
              </w:rPr>
              <w:t>Logical F</w:t>
            </w:r>
            <w:r w:rsidRPr="000D1B54">
              <w:rPr>
                <w:rFonts w:ascii="Sanofi Sans" w:hAnsi="Sanofi Sans"/>
                <w:b/>
                <w:bCs/>
              </w:rPr>
              <w:t>unctions</w:t>
            </w:r>
          </w:p>
        </w:tc>
      </w:tr>
      <w:tr w:rsidRPr="0021104C" w:rsidR="00444202" w:rsidTr="329C1B6E" w14:paraId="09FCB01F" w14:textId="77777777">
        <w:trPr>
          <w:trHeight w:val="672"/>
        </w:trPr>
        <w:tc>
          <w:tcPr>
            <w:tcW w:w="5035" w:type="dxa"/>
            <w:tcMar/>
            <w:vAlign w:val="center"/>
          </w:tcPr>
          <w:p w:rsidRPr="0021104C" w:rsidR="00444202" w:rsidP="00844C56" w:rsidRDefault="008B1B78" w14:paraId="2C24D4E7" w14:textId="5ACA22C1">
            <w:pPr>
              <w:rPr>
                <w:sz w:val="20"/>
                <w:szCs w:val="20"/>
              </w:rPr>
            </w:pPr>
            <w:r w:rsidRPr="008B1B78">
              <w:rPr>
                <w:rStyle w:val="normaltextrun"/>
                <w:rFonts w:ascii="Sanofi Sans" w:hAnsi="Sanofi Sans"/>
                <w:b/>
                <w:bCs/>
                <w:sz w:val="18"/>
                <w:szCs w:val="18"/>
              </w:rPr>
              <w:t>IF</w:t>
            </w:r>
            <w:r w:rsidRPr="008B1B78">
              <w:rPr>
                <w:rStyle w:val="normaltextrun"/>
                <w:rFonts w:ascii="Sanofi Sans" w:hAnsi="Sanofi Sans"/>
                <w:sz w:val="18"/>
                <w:szCs w:val="18"/>
              </w:rPr>
              <w:t>(&lt;logical_test&gt;, &lt;value_if_true&gt;[, &lt;value_if_false&gt;])</w:t>
            </w:r>
          </w:p>
        </w:tc>
        <w:tc>
          <w:tcPr>
            <w:tcW w:w="4860" w:type="dxa"/>
            <w:tcMar/>
            <w:vAlign w:val="center"/>
          </w:tcPr>
          <w:p w:rsidRPr="0021104C" w:rsidR="00444202" w:rsidP="00844C56" w:rsidRDefault="00585F00" w14:paraId="1C086AFA" w14:textId="6FC9849A">
            <w:pPr>
              <w:rPr>
                <w:sz w:val="20"/>
                <w:szCs w:val="20"/>
              </w:rPr>
            </w:pPr>
            <w:r w:rsidRPr="00585F00">
              <w:rPr>
                <w:rStyle w:val="normaltextrun"/>
                <w:rFonts w:ascii="Sanofi Sans" w:hAnsi="Sanofi Sans"/>
                <w:sz w:val="18"/>
                <w:szCs w:val="18"/>
              </w:rPr>
              <w:t>Checks a condition, and returns one value when it's TRUE, otherwise it returns a second value</w:t>
            </w:r>
          </w:p>
        </w:tc>
      </w:tr>
      <w:tr w:rsidRPr="0021104C" w:rsidR="00444202" w:rsidTr="329C1B6E" w14:paraId="298FF36D" w14:textId="77777777">
        <w:trPr>
          <w:trHeight w:val="672"/>
        </w:trPr>
        <w:tc>
          <w:tcPr>
            <w:tcW w:w="5035" w:type="dxa"/>
            <w:tcMar/>
            <w:vAlign w:val="center"/>
          </w:tcPr>
          <w:p w:rsidRPr="00844C56" w:rsidR="00444202" w:rsidP="00844C56" w:rsidRDefault="00FC46AC" w14:paraId="3DFD4AB0" w14:textId="1AA58AA8">
            <w:pPr>
              <w:rPr>
                <w:rStyle w:val="normaltextrun"/>
                <w:rFonts w:ascii="Sanofi Sans" w:hAnsi="Sanofi Sans"/>
                <w:b/>
                <w:bCs/>
                <w:sz w:val="18"/>
                <w:szCs w:val="18"/>
              </w:rPr>
            </w:pPr>
            <w:r>
              <w:rPr>
                <w:rStyle w:val="normaltextrun"/>
                <w:rFonts w:ascii="Sanofi Sans" w:hAnsi="Sanofi Sans"/>
                <w:b/>
                <w:bCs/>
                <w:sz w:val="18"/>
                <w:szCs w:val="18"/>
              </w:rPr>
              <w:t>AND</w:t>
            </w:r>
            <w:r w:rsidRPr="00844C56" w:rsidR="00844C56">
              <w:rPr>
                <w:rStyle w:val="normaltextrun"/>
                <w:rFonts w:ascii="Sanofi Sans" w:hAnsi="Sanofi Sans"/>
                <w:sz w:val="18"/>
                <w:szCs w:val="18"/>
              </w:rPr>
              <w:t>(&lt;logical1&gt;,&lt;logical2&gt;)</w:t>
            </w:r>
          </w:p>
        </w:tc>
        <w:tc>
          <w:tcPr>
            <w:tcW w:w="4860" w:type="dxa"/>
            <w:tcMar/>
            <w:vAlign w:val="center"/>
          </w:tcPr>
          <w:p w:rsidRPr="0021104C" w:rsidR="00444202" w:rsidP="00844C56" w:rsidRDefault="008B1B78" w14:paraId="392708F8" w14:textId="71D2FB13">
            <w:pPr>
              <w:rPr>
                <w:sz w:val="20"/>
                <w:szCs w:val="20"/>
              </w:rPr>
            </w:pPr>
            <w:r w:rsidRPr="008B1B78">
              <w:rPr>
                <w:rStyle w:val="normaltextrun"/>
                <w:rFonts w:ascii="Sanofi Sans" w:hAnsi="Sanofi Sans"/>
                <w:sz w:val="18"/>
                <w:szCs w:val="18"/>
              </w:rPr>
              <w:t>Checks whether both arguments are TRUE and returns TRUE if both arguments are TRUE. Otherwise returns false</w:t>
            </w:r>
          </w:p>
        </w:tc>
      </w:tr>
      <w:tr w:rsidRPr="0021104C" w:rsidR="00444202" w:rsidTr="329C1B6E" w14:paraId="0A1BE38C" w14:textId="77777777">
        <w:trPr>
          <w:trHeight w:val="672"/>
        </w:trPr>
        <w:tc>
          <w:tcPr>
            <w:tcW w:w="5035" w:type="dxa"/>
            <w:tcMar/>
            <w:vAlign w:val="center"/>
          </w:tcPr>
          <w:p w:rsidRPr="0021104C" w:rsidR="00444202" w:rsidP="006776F7" w:rsidRDefault="00E332D6" w14:paraId="127A7491" w14:textId="20BBEED4">
            <w:pPr>
              <w:rPr>
                <w:sz w:val="20"/>
                <w:szCs w:val="20"/>
              </w:rPr>
            </w:pPr>
            <w:r>
              <w:rPr>
                <w:rStyle w:val="normaltextrun"/>
                <w:rFonts w:ascii="Sanofi Sans" w:hAnsi="Sanofi Sans"/>
                <w:b/>
                <w:bCs/>
                <w:sz w:val="18"/>
                <w:szCs w:val="18"/>
              </w:rPr>
              <w:t>OR</w:t>
            </w:r>
            <w:r w:rsidRPr="00844C56" w:rsidR="00AC758F">
              <w:rPr>
                <w:rStyle w:val="normaltextrun"/>
                <w:rFonts w:ascii="Sanofi Sans" w:hAnsi="Sanofi Sans"/>
                <w:sz w:val="18"/>
                <w:szCs w:val="18"/>
              </w:rPr>
              <w:t>(&lt;logical1&gt;,&lt;logical2&gt;)</w:t>
            </w:r>
          </w:p>
        </w:tc>
        <w:tc>
          <w:tcPr>
            <w:tcW w:w="4860" w:type="dxa"/>
            <w:tcMar/>
            <w:vAlign w:val="center"/>
          </w:tcPr>
          <w:p w:rsidRPr="0021104C" w:rsidR="00444202" w:rsidP="006776F7" w:rsidRDefault="00AC758F" w14:paraId="7ED69B97" w14:textId="6F6EEED8">
            <w:pPr>
              <w:pStyle w:val="paragraph"/>
              <w:spacing w:before="0" w:beforeAutospacing="0" w:after="0" w:afterAutospacing="0"/>
              <w:textAlignment w:val="baseline"/>
              <w:rPr>
                <w:sz w:val="20"/>
                <w:szCs w:val="20"/>
              </w:rPr>
            </w:pPr>
            <w:r w:rsidRPr="00AC758F">
              <w:rPr>
                <w:rStyle w:val="normaltextrun"/>
                <w:rFonts w:ascii="Sanofi Sans" w:hAnsi="Sanofi Sans"/>
                <w:sz w:val="18"/>
                <w:szCs w:val="18"/>
              </w:rPr>
              <w:t>Checks whether one of the arguments is TRUE to return TRUE. The function returns FALSE if both arguments are FALSE</w:t>
            </w:r>
          </w:p>
        </w:tc>
      </w:tr>
      <w:tr w:rsidRPr="0021104C" w:rsidR="00444202" w:rsidTr="329C1B6E" w14:paraId="45D9522E" w14:textId="77777777">
        <w:trPr>
          <w:trHeight w:val="672"/>
        </w:trPr>
        <w:tc>
          <w:tcPr>
            <w:tcW w:w="5035" w:type="dxa"/>
            <w:tcMar/>
            <w:vAlign w:val="center"/>
          </w:tcPr>
          <w:p w:rsidRPr="0021104C" w:rsidR="00444202" w:rsidP="006776F7" w:rsidRDefault="00E332D6" w14:paraId="6AF536B7" w14:textId="1A9E8E95">
            <w:pPr>
              <w:rPr>
                <w:sz w:val="20"/>
                <w:szCs w:val="20"/>
              </w:rPr>
            </w:pPr>
            <w:r>
              <w:rPr>
                <w:rStyle w:val="normaltextrun"/>
                <w:rFonts w:ascii="Sanofi Sans" w:hAnsi="Sanofi Sans"/>
                <w:b/>
                <w:bCs/>
                <w:sz w:val="18"/>
                <w:szCs w:val="18"/>
              </w:rPr>
              <w:t>NOT</w:t>
            </w:r>
            <w:r w:rsidRPr="00844C56" w:rsidR="00AC758F">
              <w:rPr>
                <w:rStyle w:val="normaltextrun"/>
                <w:rFonts w:ascii="Sanofi Sans" w:hAnsi="Sanofi Sans"/>
                <w:sz w:val="18"/>
                <w:szCs w:val="18"/>
              </w:rPr>
              <w:t>(&lt;logical&gt;)</w:t>
            </w:r>
          </w:p>
        </w:tc>
        <w:tc>
          <w:tcPr>
            <w:tcW w:w="4860" w:type="dxa"/>
            <w:tcMar/>
            <w:vAlign w:val="center"/>
          </w:tcPr>
          <w:p w:rsidRPr="0021104C" w:rsidR="00444202" w:rsidP="006776F7" w:rsidRDefault="00AC758F" w14:paraId="5C4107E9" w14:textId="6008C570">
            <w:pPr>
              <w:pStyle w:val="paragraph"/>
              <w:spacing w:before="0" w:beforeAutospacing="0" w:after="0" w:afterAutospacing="0"/>
              <w:textAlignment w:val="baseline"/>
              <w:rPr>
                <w:sz w:val="20"/>
                <w:szCs w:val="20"/>
              </w:rPr>
            </w:pPr>
            <w:r w:rsidRPr="00AC758F">
              <w:rPr>
                <w:rStyle w:val="normaltextrun"/>
                <w:rFonts w:ascii="Sanofi Sans" w:hAnsi="Sanofi Sans"/>
                <w:sz w:val="18"/>
                <w:szCs w:val="18"/>
              </w:rPr>
              <w:t>Changes FALSE to TRUE, or TRUE to FALSE</w:t>
            </w:r>
          </w:p>
        </w:tc>
      </w:tr>
      <w:tr w:rsidRPr="0021104C" w:rsidR="00444202" w:rsidTr="329C1B6E" w14:paraId="51D76037" w14:textId="77777777">
        <w:trPr>
          <w:trHeight w:val="672"/>
        </w:trPr>
        <w:tc>
          <w:tcPr>
            <w:tcW w:w="5035" w:type="dxa"/>
            <w:tcMar/>
            <w:vAlign w:val="center"/>
          </w:tcPr>
          <w:p w:rsidRPr="0021104C" w:rsidR="00444202" w:rsidP="006776F7" w:rsidRDefault="00E332D6" w14:paraId="3D329510" w14:textId="210D547B">
            <w:pPr>
              <w:rPr>
                <w:rStyle w:val="normaltextrun"/>
                <w:rFonts w:ascii="Sanofi Sans" w:hAnsi="Sanofi Sans" w:cs="Arial"/>
                <w:b/>
                <w:bCs/>
                <w:sz w:val="20"/>
                <w:szCs w:val="20"/>
              </w:rPr>
            </w:pPr>
            <w:r>
              <w:rPr>
                <w:rStyle w:val="normaltextrun"/>
                <w:rFonts w:ascii="Sanofi Sans" w:hAnsi="Sanofi Sans"/>
                <w:b/>
                <w:bCs/>
                <w:sz w:val="18"/>
                <w:szCs w:val="18"/>
              </w:rPr>
              <w:t>SWITCH</w:t>
            </w:r>
            <w:r w:rsidRPr="00E86A25" w:rsidR="00E86A25">
              <w:rPr>
                <w:rStyle w:val="normaltextrun"/>
                <w:rFonts w:ascii="Sanofi Sans" w:hAnsi="Sanofi Sans"/>
                <w:sz w:val="18"/>
                <w:szCs w:val="18"/>
              </w:rPr>
              <w:t>(&lt;expression&gt;, &lt;value&gt;, &lt;result&gt;[, &lt;value&gt;, &lt;result&gt;]…[, &lt;else&gt;])</w:t>
            </w:r>
          </w:p>
        </w:tc>
        <w:tc>
          <w:tcPr>
            <w:tcW w:w="4860" w:type="dxa"/>
            <w:tcMar/>
            <w:vAlign w:val="center"/>
          </w:tcPr>
          <w:p w:rsidRPr="0021104C" w:rsidR="00444202" w:rsidP="329C1B6E" w:rsidRDefault="00E86A25" w14:paraId="4373F052" w14:textId="5798FBAD">
            <w:pPr>
              <w:pStyle w:val="paragraph"/>
              <w:spacing w:before="0" w:beforeAutospacing="off" w:after="0" w:afterAutospacing="off"/>
              <w:textAlignment w:val="baseline"/>
              <w:rPr>
                <w:rStyle w:val="normaltextrun"/>
                <w:rFonts w:ascii="Sanofi Sans" w:hAnsi="Sanofi Sans" w:cs="Arial"/>
                <w:sz w:val="20"/>
                <w:szCs w:val="20"/>
                <w:lang w:val="en-US"/>
              </w:rPr>
            </w:pPr>
            <w:r w:rsidRPr="329C1B6E" w:rsidR="47B30D7C">
              <w:rPr>
                <w:rStyle w:val="normaltextrun"/>
                <w:rFonts w:ascii="Sanofi Sans" w:hAnsi="Sanofi Sans"/>
                <w:sz w:val="18"/>
                <w:szCs w:val="18"/>
                <w:lang w:val="en-US"/>
              </w:rPr>
              <w:t xml:space="preserve">Evaluates an expression against a list of values and returns one of multiple </w:t>
            </w:r>
            <w:r w:rsidRPr="329C1B6E" w:rsidR="47B30D7C">
              <w:rPr>
                <w:rStyle w:val="normaltextrun"/>
                <w:rFonts w:ascii="Sanofi Sans" w:hAnsi="Sanofi Sans"/>
                <w:sz w:val="18"/>
                <w:szCs w:val="18"/>
                <w:lang w:val="en-US"/>
              </w:rPr>
              <w:t>possible result</w:t>
            </w:r>
            <w:r w:rsidRPr="329C1B6E" w:rsidR="47B30D7C">
              <w:rPr>
                <w:rStyle w:val="normaltextrun"/>
                <w:rFonts w:ascii="Sanofi Sans" w:hAnsi="Sanofi Sans"/>
                <w:sz w:val="18"/>
                <w:szCs w:val="18"/>
                <w:lang w:val="en-US"/>
              </w:rPr>
              <w:t xml:space="preserve"> expressions.</w:t>
            </w:r>
          </w:p>
        </w:tc>
      </w:tr>
      <w:tr w:rsidRPr="0021104C" w:rsidR="00E332D6" w:rsidTr="329C1B6E" w14:paraId="726CAA9A" w14:textId="77777777">
        <w:trPr>
          <w:trHeight w:val="672"/>
        </w:trPr>
        <w:tc>
          <w:tcPr>
            <w:tcW w:w="5035" w:type="dxa"/>
            <w:tcMar/>
            <w:vAlign w:val="center"/>
          </w:tcPr>
          <w:p w:rsidR="00E332D6" w:rsidP="006776F7" w:rsidRDefault="00E332D6" w14:paraId="71B0D1AC" w14:textId="47B1CFE2">
            <w:pPr>
              <w:rPr>
                <w:rStyle w:val="normaltextrun"/>
                <w:rFonts w:ascii="Sanofi Sans" w:hAnsi="Sanofi Sans"/>
                <w:b/>
                <w:bCs/>
                <w:sz w:val="18"/>
                <w:szCs w:val="18"/>
              </w:rPr>
            </w:pPr>
            <w:r>
              <w:rPr>
                <w:rStyle w:val="normaltextrun"/>
                <w:rFonts w:ascii="Sanofi Sans" w:hAnsi="Sanofi Sans"/>
                <w:b/>
                <w:bCs/>
                <w:sz w:val="18"/>
                <w:szCs w:val="18"/>
              </w:rPr>
              <w:t>COALESCE</w:t>
            </w:r>
            <w:r w:rsidRPr="004527A1" w:rsidR="004527A1">
              <w:rPr>
                <w:rStyle w:val="normaltextrun"/>
                <w:rFonts w:ascii="Sanofi Sans" w:hAnsi="Sanofi Sans"/>
                <w:sz w:val="18"/>
                <w:szCs w:val="18"/>
              </w:rPr>
              <w:t>(&lt;expression&gt;, &lt;expression&gt;[, &lt;expression&gt;]…)</w:t>
            </w:r>
          </w:p>
        </w:tc>
        <w:tc>
          <w:tcPr>
            <w:tcW w:w="4860" w:type="dxa"/>
            <w:tcMar/>
            <w:vAlign w:val="center"/>
          </w:tcPr>
          <w:p w:rsidR="00E332D6" w:rsidP="006776F7" w:rsidRDefault="004527A1" w14:paraId="276896C4" w14:textId="246BFBD4">
            <w:pPr>
              <w:pStyle w:val="paragraph"/>
              <w:spacing w:before="0" w:beforeAutospacing="0" w:after="0" w:afterAutospacing="0"/>
              <w:textAlignment w:val="baseline"/>
              <w:rPr>
                <w:rStyle w:val="normaltextrun"/>
                <w:rFonts w:ascii="Sanofi Sans" w:hAnsi="Sanofi Sans"/>
                <w:sz w:val="18"/>
                <w:szCs w:val="18"/>
              </w:rPr>
            </w:pPr>
            <w:r w:rsidRPr="004527A1">
              <w:rPr>
                <w:rStyle w:val="normaltextrun"/>
                <w:rFonts w:ascii="Sanofi Sans" w:hAnsi="Sanofi Sans"/>
                <w:sz w:val="18"/>
                <w:szCs w:val="18"/>
              </w:rPr>
              <w:t>Returns the first expression that does not evaluate to BLANK. If all expressions evaluate to BLANK, BLANK is returned</w:t>
            </w:r>
          </w:p>
        </w:tc>
      </w:tr>
      <w:tr w:rsidRPr="0021104C" w:rsidR="00E332D6" w:rsidTr="329C1B6E" w14:paraId="64254283" w14:textId="77777777">
        <w:trPr>
          <w:trHeight w:val="672"/>
        </w:trPr>
        <w:tc>
          <w:tcPr>
            <w:tcW w:w="5035" w:type="dxa"/>
            <w:tcMar/>
            <w:vAlign w:val="center"/>
          </w:tcPr>
          <w:p w:rsidR="00E332D6" w:rsidP="006776F7" w:rsidRDefault="00E332D6" w14:paraId="12758294" w14:textId="27E3EFDF">
            <w:pPr>
              <w:rPr>
                <w:rStyle w:val="normaltextrun"/>
                <w:rFonts w:ascii="Sanofi Sans" w:hAnsi="Sanofi Sans"/>
                <w:b/>
                <w:bCs/>
                <w:sz w:val="18"/>
                <w:szCs w:val="18"/>
              </w:rPr>
            </w:pPr>
            <w:r>
              <w:rPr>
                <w:rStyle w:val="normaltextrun"/>
                <w:rFonts w:ascii="Sanofi Sans" w:hAnsi="Sanofi Sans"/>
                <w:b/>
                <w:bCs/>
                <w:sz w:val="18"/>
                <w:szCs w:val="18"/>
              </w:rPr>
              <w:t>TRUE</w:t>
            </w:r>
            <w:r w:rsidRPr="004527A1" w:rsidR="004527A1">
              <w:rPr>
                <w:rStyle w:val="normaltextrun"/>
                <w:rFonts w:ascii="Sanofi Sans" w:hAnsi="Sanofi Sans"/>
                <w:sz w:val="18"/>
                <w:szCs w:val="18"/>
              </w:rPr>
              <w:t>()</w:t>
            </w:r>
          </w:p>
        </w:tc>
        <w:tc>
          <w:tcPr>
            <w:tcW w:w="4860" w:type="dxa"/>
            <w:tcMar/>
            <w:vAlign w:val="center"/>
          </w:tcPr>
          <w:p w:rsidR="00E332D6" w:rsidP="006776F7" w:rsidRDefault="004527A1" w14:paraId="411F2D9A" w14:textId="6A6817C5">
            <w:pPr>
              <w:pStyle w:val="paragraph"/>
              <w:spacing w:before="0" w:beforeAutospacing="0" w:after="0" w:afterAutospacing="0"/>
              <w:textAlignment w:val="baseline"/>
              <w:rPr>
                <w:rStyle w:val="normaltextrun"/>
                <w:rFonts w:ascii="Sanofi Sans" w:hAnsi="Sanofi Sans"/>
                <w:sz w:val="18"/>
                <w:szCs w:val="18"/>
              </w:rPr>
            </w:pPr>
            <w:r w:rsidRPr="004527A1">
              <w:rPr>
                <w:rStyle w:val="normaltextrun"/>
                <w:rFonts w:ascii="Sanofi Sans" w:hAnsi="Sanofi Sans"/>
                <w:sz w:val="18"/>
                <w:szCs w:val="18"/>
              </w:rPr>
              <w:t>Returns the logical value TRUE</w:t>
            </w:r>
          </w:p>
        </w:tc>
      </w:tr>
      <w:tr w:rsidRPr="000D1B54" w:rsidR="00A10576" w:rsidTr="329C1B6E" w14:paraId="3E1726CC" w14:textId="77777777">
        <w:trPr>
          <w:trHeight w:val="478"/>
        </w:trPr>
        <w:tc>
          <w:tcPr>
            <w:tcW w:w="9895" w:type="dxa"/>
            <w:gridSpan w:val="2"/>
            <w:shd w:val="clear" w:color="auto" w:fill="D9D9D9" w:themeFill="background1" w:themeFillShade="D9"/>
            <w:tcMar/>
            <w:vAlign w:val="center"/>
          </w:tcPr>
          <w:p w:rsidR="00A10576" w:rsidP="00A10576" w:rsidRDefault="00A10576" w14:paraId="3E335EAE" w14:textId="77777777">
            <w:pPr>
              <w:rPr>
                <w:rFonts w:ascii="Sanofi Sans" w:hAnsi="Sanofi Sans"/>
                <w:b/>
                <w:bCs/>
              </w:rPr>
            </w:pPr>
            <w:r>
              <w:rPr>
                <w:rFonts w:ascii="Sanofi Sans" w:hAnsi="Sanofi Sans"/>
                <w:b/>
                <w:bCs/>
              </w:rPr>
              <w:t>Date and Time F</w:t>
            </w:r>
            <w:r w:rsidRPr="000D1B54">
              <w:rPr>
                <w:rFonts w:ascii="Sanofi Sans" w:hAnsi="Sanofi Sans"/>
                <w:b/>
                <w:bCs/>
              </w:rPr>
              <w:t>unctions</w:t>
            </w:r>
          </w:p>
          <w:p w:rsidRPr="00FE53E8" w:rsidR="00AE0A51" w:rsidP="00A10576" w:rsidRDefault="00AE0A51" w14:paraId="6087355D" w14:textId="0566682F">
            <w:pPr>
              <w:rPr>
                <w:rFonts w:ascii="Sanofi Sans" w:hAnsi="Sanofi Sans"/>
                <w:i/>
                <w:iCs/>
              </w:rPr>
            </w:pPr>
            <w:r w:rsidRPr="00FE53E8">
              <w:rPr>
                <w:rFonts w:ascii="Sanofi Sans" w:hAnsi="Sanofi Sans"/>
                <w:i/>
                <w:iCs/>
                <w:sz w:val="16"/>
                <w:szCs w:val="16"/>
              </w:rPr>
              <w:t>These functions help you create calculations based on dates and time</w:t>
            </w:r>
          </w:p>
        </w:tc>
      </w:tr>
      <w:tr w:rsidRPr="0021104C" w:rsidR="00761B53" w:rsidTr="329C1B6E" w14:paraId="26E33CF8" w14:textId="77777777">
        <w:trPr>
          <w:trHeight w:val="672"/>
        </w:trPr>
        <w:tc>
          <w:tcPr>
            <w:tcW w:w="5035" w:type="dxa"/>
            <w:tcMar/>
            <w:vAlign w:val="center"/>
          </w:tcPr>
          <w:p w:rsidRPr="0021104C" w:rsidR="00761B53" w:rsidP="006776F7" w:rsidRDefault="00BC16A3" w14:paraId="19383D2C" w14:textId="38AD9231">
            <w:pPr>
              <w:rPr>
                <w:sz w:val="20"/>
                <w:szCs w:val="20"/>
              </w:rPr>
            </w:pPr>
            <w:r>
              <w:rPr>
                <w:rStyle w:val="normaltextrun"/>
                <w:rFonts w:ascii="Sanofi Sans" w:hAnsi="Sanofi Sans"/>
                <w:b/>
                <w:bCs/>
                <w:sz w:val="18"/>
                <w:szCs w:val="18"/>
              </w:rPr>
              <w:t>CALENDAR</w:t>
            </w:r>
            <w:r w:rsidR="00761B53">
              <w:rPr>
                <w:rStyle w:val="normaltextrun"/>
                <w:rFonts w:ascii="Sanofi Sans" w:hAnsi="Sanofi Sans"/>
                <w:sz w:val="18"/>
                <w:szCs w:val="18"/>
              </w:rPr>
              <w:t>(&lt;table&gt;, &lt;filter&gt;)</w:t>
            </w:r>
          </w:p>
        </w:tc>
        <w:tc>
          <w:tcPr>
            <w:tcW w:w="4860" w:type="dxa"/>
            <w:tcMar/>
            <w:vAlign w:val="center"/>
          </w:tcPr>
          <w:p w:rsidRPr="0021104C" w:rsidR="00761B53" w:rsidP="006776F7" w:rsidRDefault="003A6ABF" w14:paraId="1D8F8B64" w14:textId="0F6DF13F">
            <w:pPr>
              <w:rPr>
                <w:sz w:val="20"/>
                <w:szCs w:val="20"/>
              </w:rPr>
            </w:pPr>
            <w:r w:rsidRPr="003A6ABF">
              <w:rPr>
                <w:rStyle w:val="normaltextrun"/>
                <w:rFonts w:ascii="Sanofi Sans" w:hAnsi="Sanofi Sans"/>
                <w:sz w:val="18"/>
                <w:szCs w:val="18"/>
              </w:rPr>
              <w:t>Returns a table with a single column named "Date" that contains a contiguous set of dates</w:t>
            </w:r>
          </w:p>
        </w:tc>
      </w:tr>
      <w:tr w:rsidRPr="000A6887" w:rsidR="00761B53" w:rsidTr="329C1B6E" w14:paraId="404F4C19" w14:textId="77777777">
        <w:trPr>
          <w:trHeight w:val="672"/>
        </w:trPr>
        <w:tc>
          <w:tcPr>
            <w:tcW w:w="5035" w:type="dxa"/>
            <w:tcMar/>
            <w:vAlign w:val="center"/>
          </w:tcPr>
          <w:p w:rsidRPr="000A6887" w:rsidR="00761B53" w:rsidP="000A6887" w:rsidRDefault="00BC16A3" w14:paraId="76A6AE10" w14:textId="361D4D37">
            <w:pPr>
              <w:rPr>
                <w:rStyle w:val="normaltextrun"/>
                <w:rFonts w:ascii="Sanofi Sans" w:hAnsi="Sanofi Sans"/>
                <w:b/>
                <w:bCs/>
                <w:sz w:val="18"/>
                <w:szCs w:val="18"/>
              </w:rPr>
            </w:pPr>
            <w:r>
              <w:rPr>
                <w:rStyle w:val="normaltextrun"/>
                <w:rFonts w:ascii="Sanofi Sans" w:hAnsi="Sanofi Sans"/>
                <w:b/>
                <w:bCs/>
                <w:sz w:val="18"/>
                <w:szCs w:val="18"/>
              </w:rPr>
              <w:t>DATE</w:t>
            </w:r>
            <w:r w:rsidRPr="000A6887" w:rsidR="00761B53">
              <w:rPr>
                <w:rStyle w:val="normaltextrun"/>
                <w:rFonts w:ascii="Sanofi Sans" w:hAnsi="Sanofi Sans"/>
                <w:sz w:val="18"/>
                <w:szCs w:val="18"/>
              </w:rPr>
              <w:t>(</w:t>
            </w:r>
            <w:r w:rsidRPr="000A6887" w:rsidR="0070065B">
              <w:rPr>
                <w:rStyle w:val="normaltextrun"/>
                <w:rFonts w:ascii="Sanofi Sans" w:hAnsi="Sanofi Sans"/>
                <w:sz w:val="18"/>
                <w:szCs w:val="18"/>
              </w:rPr>
              <w:t>&lt;year&gt;, &lt;month&gt;, &lt;day&gt;</w:t>
            </w:r>
            <w:r w:rsidR="000A6887">
              <w:rPr>
                <w:rStyle w:val="normaltextrun"/>
                <w:rFonts w:ascii="Sanofi Sans" w:hAnsi="Sanofi Sans"/>
                <w:sz w:val="18"/>
                <w:szCs w:val="18"/>
              </w:rPr>
              <w:t>)</w:t>
            </w:r>
          </w:p>
        </w:tc>
        <w:tc>
          <w:tcPr>
            <w:tcW w:w="4860" w:type="dxa"/>
            <w:tcMar/>
            <w:vAlign w:val="center"/>
          </w:tcPr>
          <w:p w:rsidRPr="000A6887" w:rsidR="00761B53" w:rsidP="006776F7" w:rsidRDefault="002F1952" w14:paraId="73708FF3" w14:textId="3E0A6E45">
            <w:pPr>
              <w:rPr>
                <w:rStyle w:val="normaltextrun"/>
                <w:rFonts w:ascii="Sanofi Sans" w:hAnsi="Sanofi Sans"/>
                <w:sz w:val="18"/>
                <w:szCs w:val="18"/>
              </w:rPr>
            </w:pPr>
            <w:r w:rsidRPr="000A6887">
              <w:rPr>
                <w:rStyle w:val="normaltextrun"/>
                <w:rFonts w:ascii="Sanofi Sans" w:hAnsi="Sanofi Sans"/>
                <w:sz w:val="18"/>
                <w:szCs w:val="18"/>
              </w:rPr>
              <w:t>Returns the specified date in datetime format</w:t>
            </w:r>
          </w:p>
        </w:tc>
      </w:tr>
      <w:tr w:rsidRPr="0021104C" w:rsidR="00761B53" w:rsidTr="329C1B6E" w14:paraId="5A40E1DA" w14:textId="77777777">
        <w:trPr>
          <w:trHeight w:val="672"/>
        </w:trPr>
        <w:tc>
          <w:tcPr>
            <w:tcW w:w="5035" w:type="dxa"/>
            <w:tcMar/>
            <w:vAlign w:val="center"/>
          </w:tcPr>
          <w:p w:rsidRPr="0021104C" w:rsidR="00761B53" w:rsidP="006776F7" w:rsidRDefault="00BC16A3" w14:paraId="3D27276F" w14:textId="44FF5F00">
            <w:pPr>
              <w:rPr>
                <w:sz w:val="20"/>
                <w:szCs w:val="20"/>
              </w:rPr>
            </w:pPr>
            <w:r>
              <w:rPr>
                <w:rStyle w:val="normaltextrun"/>
                <w:rFonts w:ascii="Sanofi Sans" w:hAnsi="Sanofi Sans"/>
                <w:b/>
                <w:bCs/>
                <w:sz w:val="18"/>
                <w:szCs w:val="18"/>
              </w:rPr>
              <w:t>DATEDIFF</w:t>
            </w:r>
            <w:r w:rsidRPr="00E9196F" w:rsidR="00761B53">
              <w:rPr>
                <w:rStyle w:val="normaltextrun"/>
                <w:rFonts w:ascii="Sanofi Sans" w:hAnsi="Sanofi Sans"/>
                <w:sz w:val="18"/>
                <w:szCs w:val="18"/>
              </w:rPr>
              <w:t>(</w:t>
            </w:r>
            <w:r w:rsidRPr="00E9196F" w:rsidR="00E9196F">
              <w:rPr>
                <w:rStyle w:val="normaltextrun"/>
                <w:rFonts w:ascii="Sanofi Sans" w:hAnsi="Sanofi Sans"/>
                <w:sz w:val="18"/>
                <w:szCs w:val="18"/>
              </w:rPr>
              <w:t>&lt;Date1&gt;, &lt;Date2&gt;, &lt;Interval&gt;)</w:t>
            </w:r>
          </w:p>
        </w:tc>
        <w:tc>
          <w:tcPr>
            <w:tcW w:w="4860" w:type="dxa"/>
            <w:tcMar/>
            <w:vAlign w:val="center"/>
          </w:tcPr>
          <w:p w:rsidRPr="0021104C" w:rsidR="00761B53" w:rsidP="006776F7" w:rsidRDefault="00B00F9D" w14:paraId="2220AAB0" w14:textId="1E123496">
            <w:pPr>
              <w:pStyle w:val="paragraph"/>
              <w:spacing w:before="0" w:beforeAutospacing="0" w:after="0" w:afterAutospacing="0"/>
              <w:textAlignment w:val="baseline"/>
              <w:rPr>
                <w:sz w:val="20"/>
                <w:szCs w:val="20"/>
              </w:rPr>
            </w:pPr>
            <w:r w:rsidRPr="00B00F9D">
              <w:rPr>
                <w:rStyle w:val="normaltextrun"/>
                <w:rFonts w:ascii="Sanofi Sans" w:hAnsi="Sanofi Sans"/>
                <w:sz w:val="18"/>
                <w:szCs w:val="18"/>
              </w:rPr>
              <w:t>Returns the number of interval boundaries between two dates</w:t>
            </w:r>
          </w:p>
        </w:tc>
      </w:tr>
      <w:tr w:rsidRPr="0021104C" w:rsidR="00761B53" w:rsidTr="329C1B6E" w14:paraId="42063854" w14:textId="77777777">
        <w:trPr>
          <w:trHeight w:val="672"/>
        </w:trPr>
        <w:tc>
          <w:tcPr>
            <w:tcW w:w="5035" w:type="dxa"/>
            <w:tcMar/>
            <w:vAlign w:val="center"/>
          </w:tcPr>
          <w:p w:rsidRPr="0021104C" w:rsidR="00761B53" w:rsidP="006776F7" w:rsidRDefault="00BC16A3" w14:paraId="06253FB7" w14:textId="3DB7C347">
            <w:pPr>
              <w:rPr>
                <w:sz w:val="20"/>
                <w:szCs w:val="20"/>
              </w:rPr>
            </w:pPr>
            <w:r>
              <w:rPr>
                <w:rStyle w:val="normaltextrun"/>
                <w:rFonts w:ascii="Sanofi Sans" w:hAnsi="Sanofi Sans"/>
                <w:b/>
                <w:bCs/>
                <w:sz w:val="18"/>
                <w:szCs w:val="18"/>
              </w:rPr>
              <w:t>DATEVALUE</w:t>
            </w:r>
            <w:r w:rsidR="00761B53">
              <w:rPr>
                <w:rStyle w:val="normaltextrun"/>
                <w:rFonts w:ascii="Sanofi Sans" w:hAnsi="Sanofi Sans"/>
                <w:sz w:val="18"/>
                <w:szCs w:val="18"/>
              </w:rPr>
              <w:t>(</w:t>
            </w:r>
            <w:r w:rsidR="00B00F9D">
              <w:rPr>
                <w:rStyle w:val="normaltextrun"/>
                <w:rFonts w:ascii="Sanofi Sans" w:hAnsi="Sanofi Sans"/>
                <w:sz w:val="18"/>
                <w:szCs w:val="18"/>
              </w:rPr>
              <w:t>date_text</w:t>
            </w:r>
            <w:r w:rsidR="00761B53">
              <w:rPr>
                <w:rStyle w:val="normaltextrun"/>
                <w:rFonts w:ascii="Sanofi Sans" w:hAnsi="Sanofi Sans"/>
                <w:sz w:val="18"/>
                <w:szCs w:val="18"/>
              </w:rPr>
              <w:t>)</w:t>
            </w:r>
          </w:p>
        </w:tc>
        <w:tc>
          <w:tcPr>
            <w:tcW w:w="4860" w:type="dxa"/>
            <w:tcMar/>
            <w:vAlign w:val="center"/>
          </w:tcPr>
          <w:p w:rsidRPr="0021104C" w:rsidR="00761B53" w:rsidP="006776F7" w:rsidRDefault="00B00F9D" w14:paraId="5E0A08F3" w14:textId="756EFB9E">
            <w:pPr>
              <w:pStyle w:val="paragraph"/>
              <w:spacing w:before="0" w:beforeAutospacing="0" w:after="0" w:afterAutospacing="0"/>
              <w:textAlignment w:val="baseline"/>
              <w:rPr>
                <w:sz w:val="20"/>
                <w:szCs w:val="20"/>
              </w:rPr>
            </w:pPr>
            <w:r>
              <w:rPr>
                <w:rStyle w:val="normaltextrun"/>
                <w:rFonts w:ascii="Sanofi Sans" w:hAnsi="Sanofi Sans"/>
                <w:sz w:val="18"/>
                <w:szCs w:val="18"/>
              </w:rPr>
              <w:t>Converts a date in text format to a date in datetime format</w:t>
            </w:r>
          </w:p>
        </w:tc>
      </w:tr>
      <w:tr w:rsidRPr="0021104C" w:rsidR="00761B53" w:rsidTr="329C1B6E" w14:paraId="1E47866A" w14:textId="77777777">
        <w:trPr>
          <w:trHeight w:val="672"/>
        </w:trPr>
        <w:tc>
          <w:tcPr>
            <w:tcW w:w="5035" w:type="dxa"/>
            <w:tcMar/>
            <w:vAlign w:val="center"/>
          </w:tcPr>
          <w:p w:rsidRPr="0021104C" w:rsidR="00761B53" w:rsidP="006776F7" w:rsidRDefault="00D010E8" w14:paraId="03ABD77F" w14:textId="67239352">
            <w:pPr>
              <w:rPr>
                <w:rStyle w:val="normaltextrun"/>
                <w:rFonts w:ascii="Sanofi Sans" w:hAnsi="Sanofi Sans" w:cs="Arial"/>
                <w:b/>
                <w:bCs/>
                <w:sz w:val="20"/>
                <w:szCs w:val="20"/>
              </w:rPr>
            </w:pPr>
            <w:r>
              <w:rPr>
                <w:rStyle w:val="normaltextrun"/>
                <w:rFonts w:ascii="Sanofi Sans" w:hAnsi="Sanofi Sans"/>
                <w:b/>
                <w:bCs/>
                <w:sz w:val="18"/>
                <w:szCs w:val="18"/>
              </w:rPr>
              <w:t>DAY</w:t>
            </w:r>
            <w:r w:rsidR="00761B53">
              <w:rPr>
                <w:rStyle w:val="normaltextrun"/>
                <w:rFonts w:ascii="Sanofi Sans" w:hAnsi="Sanofi Sans"/>
                <w:sz w:val="18"/>
                <w:szCs w:val="18"/>
              </w:rPr>
              <w:t>([&lt;</w:t>
            </w:r>
            <w:r w:rsidR="00FB2394">
              <w:rPr>
                <w:rStyle w:val="normaltextrun"/>
                <w:rFonts w:ascii="Sanofi Sans" w:hAnsi="Sanofi Sans"/>
                <w:sz w:val="18"/>
                <w:szCs w:val="18"/>
              </w:rPr>
              <w:t>date</w:t>
            </w:r>
            <w:r w:rsidR="00761B53">
              <w:rPr>
                <w:rStyle w:val="normaltextrun"/>
                <w:rFonts w:ascii="Sanofi Sans" w:hAnsi="Sanofi Sans"/>
                <w:sz w:val="18"/>
                <w:szCs w:val="18"/>
              </w:rPr>
              <w:t>&gt;)</w:t>
            </w:r>
          </w:p>
        </w:tc>
        <w:tc>
          <w:tcPr>
            <w:tcW w:w="4860" w:type="dxa"/>
            <w:tcMar/>
            <w:vAlign w:val="center"/>
          </w:tcPr>
          <w:p w:rsidRPr="0021104C" w:rsidR="00761B53" w:rsidP="006776F7" w:rsidRDefault="00FB2394" w14:paraId="5114993C" w14:textId="03DE55B3">
            <w:pPr>
              <w:pStyle w:val="paragraph"/>
              <w:spacing w:before="0" w:beforeAutospacing="0" w:after="0" w:afterAutospacing="0"/>
              <w:textAlignment w:val="baseline"/>
              <w:rPr>
                <w:rStyle w:val="normaltextrun"/>
                <w:rFonts w:ascii="Sanofi Sans" w:hAnsi="Sanofi Sans" w:cs="Arial"/>
                <w:sz w:val="20"/>
                <w:szCs w:val="20"/>
              </w:rPr>
            </w:pPr>
            <w:r>
              <w:rPr>
                <w:rStyle w:val="normaltextrun"/>
                <w:rFonts w:ascii="Sanofi Sans" w:hAnsi="Sanofi Sans"/>
                <w:sz w:val="18"/>
                <w:szCs w:val="18"/>
              </w:rPr>
              <w:t>Returns the day of the month, a number from 1 to 31</w:t>
            </w:r>
          </w:p>
        </w:tc>
      </w:tr>
      <w:tr w:rsidRPr="0021104C" w:rsidR="00D010E8" w:rsidTr="329C1B6E" w14:paraId="53AE3E0B" w14:textId="77777777">
        <w:trPr>
          <w:trHeight w:val="672"/>
        </w:trPr>
        <w:tc>
          <w:tcPr>
            <w:tcW w:w="5035" w:type="dxa"/>
            <w:tcMar/>
            <w:vAlign w:val="center"/>
          </w:tcPr>
          <w:p w:rsidR="00D010E8" w:rsidP="006776F7" w:rsidRDefault="00D010E8" w14:paraId="633FBA63" w14:textId="536BD8A7">
            <w:pPr>
              <w:rPr>
                <w:rStyle w:val="normaltextrun"/>
                <w:rFonts w:ascii="Sanofi Sans" w:hAnsi="Sanofi Sans"/>
                <w:b/>
                <w:bCs/>
                <w:sz w:val="18"/>
                <w:szCs w:val="18"/>
              </w:rPr>
            </w:pPr>
            <w:r>
              <w:rPr>
                <w:rStyle w:val="normaltextrun"/>
                <w:rFonts w:ascii="Sanofi Sans" w:hAnsi="Sanofi Sans"/>
                <w:b/>
                <w:bCs/>
                <w:sz w:val="18"/>
                <w:szCs w:val="18"/>
              </w:rPr>
              <w:t>WEEKNUM</w:t>
            </w:r>
            <w:r w:rsidRPr="005A576D" w:rsidR="005A576D">
              <w:rPr>
                <w:rStyle w:val="normaltextrun"/>
                <w:rFonts w:ascii="Sanofi Sans" w:hAnsi="Sanofi Sans"/>
                <w:sz w:val="18"/>
                <w:szCs w:val="18"/>
              </w:rPr>
              <w:t>(&lt;date&gt;, &lt;return_type&gt;</w:t>
            </w:r>
            <w:r w:rsidR="005A576D">
              <w:rPr>
                <w:rStyle w:val="normaltextrun"/>
                <w:rFonts w:ascii="Sanofi Sans" w:hAnsi="Sanofi Sans"/>
                <w:sz w:val="18"/>
                <w:szCs w:val="18"/>
              </w:rPr>
              <w:t>)</w:t>
            </w:r>
          </w:p>
        </w:tc>
        <w:tc>
          <w:tcPr>
            <w:tcW w:w="4860" w:type="dxa"/>
            <w:tcMar/>
            <w:vAlign w:val="center"/>
          </w:tcPr>
          <w:p w:rsidR="00D010E8" w:rsidP="329C1B6E" w:rsidRDefault="00FD417D" w14:paraId="106A6F07" w14:textId="77777777">
            <w:pPr>
              <w:pStyle w:val="paragraph"/>
              <w:spacing w:before="0" w:beforeAutospacing="off" w:after="0" w:afterAutospacing="off"/>
              <w:textAlignment w:val="baseline"/>
              <w:rPr>
                <w:rStyle w:val="normaltextrun"/>
                <w:rFonts w:ascii="Sanofi Sans" w:hAnsi="Sanofi Sans"/>
                <w:sz w:val="18"/>
                <w:szCs w:val="18"/>
                <w:lang w:val="en-US"/>
              </w:rPr>
            </w:pPr>
            <w:r w:rsidRPr="329C1B6E" w:rsidR="7829B5E1">
              <w:rPr>
                <w:rStyle w:val="normaltextrun"/>
                <w:rFonts w:ascii="Sanofi Sans" w:hAnsi="Sanofi Sans"/>
                <w:sz w:val="18"/>
                <w:szCs w:val="18"/>
                <w:lang w:val="en-US"/>
              </w:rPr>
              <w:t xml:space="preserve">Returns the week number for the given date according to the </w:t>
            </w:r>
            <w:r w:rsidRPr="329C1B6E" w:rsidR="7829B5E1">
              <w:rPr>
                <w:rStyle w:val="normaltextrun"/>
                <w:rFonts w:ascii="Sanofi Sans" w:hAnsi="Sanofi Sans"/>
                <w:sz w:val="18"/>
                <w:szCs w:val="18"/>
                <w:lang w:val="en-US"/>
              </w:rPr>
              <w:t>return_type</w:t>
            </w:r>
            <w:r w:rsidRPr="329C1B6E" w:rsidR="7829B5E1">
              <w:rPr>
                <w:rStyle w:val="normaltextrun"/>
                <w:rFonts w:ascii="Sanofi Sans" w:hAnsi="Sanofi Sans"/>
                <w:sz w:val="18"/>
                <w:szCs w:val="18"/>
                <w:lang w:val="en-US"/>
              </w:rPr>
              <w:t xml:space="preserve"> value. The week number </w:t>
            </w:r>
            <w:r w:rsidRPr="329C1B6E" w:rsidR="7829B5E1">
              <w:rPr>
                <w:rStyle w:val="normaltextrun"/>
                <w:rFonts w:ascii="Sanofi Sans" w:hAnsi="Sanofi Sans"/>
                <w:sz w:val="18"/>
                <w:szCs w:val="18"/>
                <w:lang w:val="en-US"/>
              </w:rPr>
              <w:t>indicates</w:t>
            </w:r>
            <w:r w:rsidRPr="329C1B6E" w:rsidR="7829B5E1">
              <w:rPr>
                <w:rStyle w:val="normaltextrun"/>
                <w:rFonts w:ascii="Sanofi Sans" w:hAnsi="Sanofi Sans"/>
                <w:sz w:val="18"/>
                <w:szCs w:val="18"/>
                <w:lang w:val="en-US"/>
              </w:rPr>
              <w:t xml:space="preserve"> where the week falls numerically within a year.</w:t>
            </w:r>
          </w:p>
          <w:p w:rsidRPr="004A5C49" w:rsidR="004A5C49" w:rsidP="004A5C49" w:rsidRDefault="004A5C49" w14:paraId="0ABD7D64" w14:textId="77777777">
            <w:pPr>
              <w:pStyle w:val="paragraph"/>
              <w:spacing w:before="0" w:beforeAutospacing="0" w:after="0" w:afterAutospacing="0"/>
              <w:textAlignment w:val="baseline"/>
              <w:rPr>
                <w:rStyle w:val="normaltextrun"/>
                <w:rFonts w:ascii="Sanofi Sans" w:hAnsi="Sanofi Sans"/>
                <w:sz w:val="18"/>
                <w:szCs w:val="18"/>
              </w:rPr>
            </w:pPr>
            <w:r w:rsidRPr="004A5C49">
              <w:rPr>
                <w:rStyle w:val="normaltextrun"/>
                <w:rFonts w:ascii="Sanofi Sans" w:hAnsi="Sanofi Sans"/>
                <w:sz w:val="18"/>
                <w:szCs w:val="18"/>
              </w:rPr>
              <w:t>There are two systems used for this function:</w:t>
            </w:r>
          </w:p>
          <w:p w:rsidRPr="004A5C49" w:rsidR="004A5C49" w:rsidP="329C1B6E" w:rsidRDefault="004A5C49" w14:paraId="28021FF9" w14:textId="32823FC4">
            <w:pPr>
              <w:pStyle w:val="paragraph"/>
              <w:spacing w:before="0" w:beforeAutospacing="off" w:after="0" w:afterAutospacing="off"/>
              <w:textAlignment w:val="baseline"/>
              <w:rPr>
                <w:rStyle w:val="normaltextrun"/>
                <w:rFonts w:ascii="Sanofi Sans" w:hAnsi="Sanofi Sans"/>
                <w:sz w:val="18"/>
                <w:szCs w:val="18"/>
                <w:lang w:val="en-US"/>
              </w:rPr>
            </w:pPr>
            <w:r w:rsidRPr="329C1B6E" w:rsidR="41B8555F">
              <w:rPr>
                <w:rStyle w:val="normaltextrun"/>
                <w:rFonts w:ascii="Sanofi Sans" w:hAnsi="Sanofi Sans"/>
                <w:sz w:val="18"/>
                <w:szCs w:val="18"/>
                <w:lang w:val="en-US"/>
              </w:rPr>
              <w:t>-</w:t>
            </w:r>
            <w:r w:rsidRPr="329C1B6E" w:rsidR="41B8555F">
              <w:rPr>
                <w:rStyle w:val="normaltextrun"/>
                <w:rFonts w:ascii="Sanofi Sans" w:hAnsi="Sanofi Sans"/>
                <w:sz w:val="18"/>
                <w:szCs w:val="18"/>
                <w:lang w:val="en-US"/>
              </w:rPr>
              <w:t xml:space="preserve">System 1 - The week </w:t>
            </w:r>
            <w:r w:rsidRPr="329C1B6E" w:rsidR="41B8555F">
              <w:rPr>
                <w:rStyle w:val="normaltextrun"/>
                <w:rFonts w:ascii="Sanofi Sans" w:hAnsi="Sanofi Sans"/>
                <w:sz w:val="18"/>
                <w:szCs w:val="18"/>
                <w:lang w:val="en-US"/>
              </w:rPr>
              <w:t>containing</w:t>
            </w:r>
            <w:r w:rsidRPr="329C1B6E" w:rsidR="41B8555F">
              <w:rPr>
                <w:rStyle w:val="normaltextrun"/>
                <w:rFonts w:ascii="Sanofi Sans" w:hAnsi="Sanofi Sans"/>
                <w:sz w:val="18"/>
                <w:szCs w:val="18"/>
                <w:lang w:val="en-US"/>
              </w:rPr>
              <w:t xml:space="preserve"> January 1 is the first week of the year and is numbered week 1.</w:t>
            </w:r>
          </w:p>
          <w:p w:rsidR="004A5C49" w:rsidP="329C1B6E" w:rsidRDefault="004A5C49" w14:paraId="1EDE5D4E" w14:textId="49D50E68">
            <w:pPr>
              <w:pStyle w:val="paragraph"/>
              <w:spacing w:before="0" w:beforeAutospacing="off" w:after="0" w:afterAutospacing="off"/>
              <w:textAlignment w:val="baseline"/>
              <w:rPr>
                <w:rStyle w:val="normaltextrun"/>
                <w:rFonts w:ascii="Sanofi Sans" w:hAnsi="Sanofi Sans"/>
                <w:sz w:val="18"/>
                <w:szCs w:val="18"/>
                <w:lang w:val="en-US"/>
              </w:rPr>
            </w:pPr>
            <w:r w:rsidRPr="329C1B6E" w:rsidR="41B8555F">
              <w:rPr>
                <w:rStyle w:val="normaltextrun"/>
                <w:rFonts w:ascii="Sanofi Sans" w:hAnsi="Sanofi Sans"/>
                <w:sz w:val="18"/>
                <w:szCs w:val="18"/>
                <w:lang w:val="en-US"/>
              </w:rPr>
              <w:t>-</w:t>
            </w:r>
            <w:r w:rsidRPr="329C1B6E" w:rsidR="41B8555F">
              <w:rPr>
                <w:rStyle w:val="normaltextrun"/>
                <w:rFonts w:ascii="Sanofi Sans" w:hAnsi="Sanofi Sans"/>
                <w:sz w:val="18"/>
                <w:szCs w:val="18"/>
                <w:lang w:val="en-US"/>
              </w:rPr>
              <w:t xml:space="preserve">System 2 - The week </w:t>
            </w:r>
            <w:r w:rsidRPr="329C1B6E" w:rsidR="41B8555F">
              <w:rPr>
                <w:rStyle w:val="normaltextrun"/>
                <w:rFonts w:ascii="Sanofi Sans" w:hAnsi="Sanofi Sans"/>
                <w:sz w:val="18"/>
                <w:szCs w:val="18"/>
                <w:lang w:val="en-US"/>
              </w:rPr>
              <w:t>containing</w:t>
            </w:r>
            <w:r w:rsidRPr="329C1B6E" w:rsidR="41B8555F">
              <w:rPr>
                <w:rStyle w:val="normaltextrun"/>
                <w:rFonts w:ascii="Sanofi Sans" w:hAnsi="Sanofi Sans"/>
                <w:sz w:val="18"/>
                <w:szCs w:val="18"/>
                <w:lang w:val="en-US"/>
              </w:rPr>
              <w:t xml:space="preserve"> the first Thursday of the year is the first week of the year and is numbered as week 1. </w:t>
            </w:r>
            <w:r w:rsidRPr="329C1B6E" w:rsidR="41B8555F">
              <w:rPr>
                <w:rStyle w:val="normaltextrun"/>
                <w:rFonts w:ascii="Sanofi Sans" w:hAnsi="Sanofi Sans"/>
                <w:sz w:val="18"/>
                <w:szCs w:val="18"/>
                <w:lang w:val="en-US"/>
              </w:rPr>
              <w:t>This system is the methodology specified in ISO 8601, which is commonly known as the European week numbering system.</w:t>
            </w:r>
          </w:p>
        </w:tc>
      </w:tr>
      <w:tr w:rsidRPr="0021104C" w:rsidR="00D010E8" w:rsidTr="329C1B6E" w14:paraId="112BB5CA" w14:textId="77777777">
        <w:trPr>
          <w:trHeight w:val="672"/>
        </w:trPr>
        <w:tc>
          <w:tcPr>
            <w:tcW w:w="5035" w:type="dxa"/>
            <w:tcMar/>
            <w:vAlign w:val="center"/>
          </w:tcPr>
          <w:p w:rsidR="00D010E8" w:rsidP="006776F7" w:rsidRDefault="00D010E8" w14:paraId="21A0E3A4" w14:textId="504AA877">
            <w:pPr>
              <w:rPr>
                <w:rStyle w:val="normaltextrun"/>
                <w:rFonts w:ascii="Sanofi Sans" w:hAnsi="Sanofi Sans"/>
                <w:b/>
                <w:bCs/>
                <w:sz w:val="18"/>
                <w:szCs w:val="18"/>
              </w:rPr>
            </w:pPr>
            <w:r>
              <w:rPr>
                <w:rStyle w:val="normaltextrun"/>
                <w:rFonts w:ascii="Sanofi Sans" w:hAnsi="Sanofi Sans"/>
                <w:b/>
                <w:bCs/>
                <w:sz w:val="18"/>
                <w:szCs w:val="18"/>
              </w:rPr>
              <w:t>MONTH</w:t>
            </w:r>
            <w:r w:rsidRPr="00D92F17" w:rsidR="00D92F17">
              <w:rPr>
                <w:rStyle w:val="normaltextrun"/>
                <w:rFonts w:ascii="Sanofi Sans" w:hAnsi="Sanofi Sans"/>
                <w:sz w:val="18"/>
                <w:szCs w:val="18"/>
              </w:rPr>
              <w:t>(&lt;datetime&gt;)</w:t>
            </w:r>
          </w:p>
        </w:tc>
        <w:tc>
          <w:tcPr>
            <w:tcW w:w="4860" w:type="dxa"/>
            <w:tcMar/>
            <w:vAlign w:val="center"/>
          </w:tcPr>
          <w:p w:rsidR="00D010E8" w:rsidP="329C1B6E" w:rsidRDefault="00751157" w14:paraId="3449E039" w14:textId="358054D7">
            <w:pPr>
              <w:pStyle w:val="paragraph"/>
              <w:spacing w:before="0" w:beforeAutospacing="off" w:after="0" w:afterAutospacing="off"/>
              <w:textAlignment w:val="baseline"/>
              <w:rPr>
                <w:rStyle w:val="normaltextrun"/>
                <w:rFonts w:ascii="Sanofi Sans" w:hAnsi="Sanofi Sans"/>
                <w:sz w:val="18"/>
                <w:szCs w:val="18"/>
                <w:lang w:val="en-US"/>
              </w:rPr>
            </w:pPr>
            <w:r w:rsidRPr="329C1B6E" w:rsidR="5E0BCE0B">
              <w:rPr>
                <w:rStyle w:val="normaltextrun"/>
                <w:rFonts w:ascii="Sanofi Sans" w:hAnsi="Sanofi Sans"/>
                <w:sz w:val="18"/>
                <w:szCs w:val="18"/>
                <w:lang w:val="en-US"/>
              </w:rPr>
              <w:t xml:space="preserve">Returns a number from 1 to 12 </w:t>
            </w:r>
            <w:r w:rsidRPr="329C1B6E" w:rsidR="5E0BCE0B">
              <w:rPr>
                <w:rStyle w:val="normaltextrun"/>
                <w:rFonts w:ascii="Sanofi Sans" w:hAnsi="Sanofi Sans"/>
                <w:sz w:val="18"/>
                <w:szCs w:val="18"/>
                <w:lang w:val="en-US"/>
              </w:rPr>
              <w:t>representing</w:t>
            </w:r>
            <w:r w:rsidRPr="329C1B6E" w:rsidR="5E0BCE0B">
              <w:rPr>
                <w:rStyle w:val="normaltextrun"/>
                <w:rFonts w:ascii="Sanofi Sans" w:hAnsi="Sanofi Sans"/>
                <w:sz w:val="18"/>
                <w:szCs w:val="18"/>
                <w:lang w:val="en-US"/>
              </w:rPr>
              <w:t xml:space="preserve"> a month</w:t>
            </w:r>
          </w:p>
        </w:tc>
      </w:tr>
      <w:tr w:rsidRPr="0021104C" w:rsidR="00D010E8" w:rsidTr="329C1B6E" w14:paraId="29982CBF" w14:textId="77777777">
        <w:trPr>
          <w:trHeight w:val="672"/>
        </w:trPr>
        <w:tc>
          <w:tcPr>
            <w:tcW w:w="5035" w:type="dxa"/>
            <w:tcMar/>
            <w:vAlign w:val="center"/>
          </w:tcPr>
          <w:p w:rsidR="00D010E8" w:rsidP="006776F7" w:rsidRDefault="00D010E8" w14:paraId="28D3908C" w14:textId="07C90B87">
            <w:pPr>
              <w:rPr>
                <w:rStyle w:val="normaltextrun"/>
                <w:rFonts w:ascii="Sanofi Sans" w:hAnsi="Sanofi Sans"/>
                <w:b/>
                <w:bCs/>
                <w:sz w:val="18"/>
                <w:szCs w:val="18"/>
              </w:rPr>
            </w:pPr>
            <w:r>
              <w:rPr>
                <w:rStyle w:val="normaltextrun"/>
                <w:rFonts w:ascii="Sanofi Sans" w:hAnsi="Sanofi Sans"/>
                <w:b/>
                <w:bCs/>
                <w:sz w:val="18"/>
                <w:szCs w:val="18"/>
              </w:rPr>
              <w:t>QUARTER</w:t>
            </w:r>
            <w:r w:rsidRPr="00D92F17" w:rsidR="00D92F17">
              <w:rPr>
                <w:rStyle w:val="normaltextrun"/>
                <w:rFonts w:ascii="Sanofi Sans" w:hAnsi="Sanofi Sans"/>
                <w:sz w:val="18"/>
                <w:szCs w:val="18"/>
              </w:rPr>
              <w:t>(&lt;date&gt;)</w:t>
            </w:r>
          </w:p>
        </w:tc>
        <w:tc>
          <w:tcPr>
            <w:tcW w:w="4860" w:type="dxa"/>
            <w:tcMar/>
            <w:vAlign w:val="center"/>
          </w:tcPr>
          <w:p w:rsidR="00D010E8" w:rsidP="329C1B6E" w:rsidRDefault="00D62F63" w14:paraId="575D1915" w14:textId="22B7F71B">
            <w:pPr>
              <w:pStyle w:val="paragraph"/>
              <w:spacing w:before="0" w:beforeAutospacing="off" w:after="0" w:afterAutospacing="off"/>
              <w:textAlignment w:val="baseline"/>
              <w:rPr>
                <w:rStyle w:val="normaltextrun"/>
                <w:rFonts w:ascii="Sanofi Sans" w:hAnsi="Sanofi Sans"/>
                <w:sz w:val="18"/>
                <w:szCs w:val="18"/>
                <w:lang w:val="en-US"/>
              </w:rPr>
            </w:pPr>
            <w:r w:rsidRPr="329C1B6E" w:rsidR="2870EC39">
              <w:rPr>
                <w:rStyle w:val="normaltextrun"/>
                <w:rFonts w:ascii="Sanofi Sans" w:hAnsi="Sanofi Sans"/>
                <w:sz w:val="18"/>
                <w:szCs w:val="18"/>
                <w:lang w:val="en-US"/>
              </w:rPr>
              <w:t xml:space="preserve">Returns a number from 1 to 4 </w:t>
            </w:r>
            <w:r w:rsidRPr="329C1B6E" w:rsidR="2870EC39">
              <w:rPr>
                <w:rStyle w:val="normaltextrun"/>
                <w:rFonts w:ascii="Sanofi Sans" w:hAnsi="Sanofi Sans"/>
                <w:sz w:val="18"/>
                <w:szCs w:val="18"/>
                <w:lang w:val="en-US"/>
              </w:rPr>
              <w:t>representing</w:t>
            </w:r>
            <w:r w:rsidRPr="329C1B6E" w:rsidR="2870EC39">
              <w:rPr>
                <w:rStyle w:val="normaltextrun"/>
                <w:rFonts w:ascii="Sanofi Sans" w:hAnsi="Sanofi Sans"/>
                <w:sz w:val="18"/>
                <w:szCs w:val="18"/>
                <w:lang w:val="en-US"/>
              </w:rPr>
              <w:t xml:space="preserve"> a quarter</w:t>
            </w:r>
          </w:p>
        </w:tc>
      </w:tr>
    </w:tbl>
    <w:p w:rsidR="00761B53" w:rsidP="006808EE" w:rsidRDefault="00761B53" w14:paraId="37089D4C" w14:textId="7D92A10F"/>
    <w:tbl>
      <w:tblPr>
        <w:tblStyle w:val="TableGrid"/>
        <w:tblW w:w="9895" w:type="dxa"/>
        <w:tblLook w:val="04A0" w:firstRow="1" w:lastRow="0" w:firstColumn="1" w:lastColumn="0" w:noHBand="0" w:noVBand="1"/>
      </w:tblPr>
      <w:tblGrid>
        <w:gridCol w:w="5035"/>
        <w:gridCol w:w="4860"/>
      </w:tblGrid>
      <w:tr w:rsidRPr="000D1B54" w:rsidR="00761B53" w:rsidTr="329C1B6E" w14:paraId="0992B80A" w14:textId="77777777">
        <w:trPr>
          <w:trHeight w:val="478"/>
        </w:trPr>
        <w:tc>
          <w:tcPr>
            <w:tcW w:w="9895" w:type="dxa"/>
            <w:gridSpan w:val="2"/>
            <w:shd w:val="clear" w:color="auto" w:fill="D9D9D9" w:themeFill="background1" w:themeFillShade="D9"/>
            <w:tcMar/>
            <w:vAlign w:val="center"/>
          </w:tcPr>
          <w:p w:rsidR="00761B53" w:rsidP="006776F7" w:rsidRDefault="00761B53" w14:paraId="778A1195" w14:textId="77777777">
            <w:pPr>
              <w:rPr>
                <w:rFonts w:ascii="Sanofi Sans" w:hAnsi="Sanofi Sans"/>
                <w:b/>
                <w:bCs/>
              </w:rPr>
            </w:pPr>
            <w:r>
              <w:rPr>
                <w:rFonts w:ascii="Sanofi Sans" w:hAnsi="Sanofi Sans"/>
                <w:b/>
                <w:bCs/>
              </w:rPr>
              <w:t>Relationship F</w:t>
            </w:r>
            <w:r w:rsidRPr="000D1B54">
              <w:rPr>
                <w:rFonts w:ascii="Sanofi Sans" w:hAnsi="Sanofi Sans"/>
                <w:b/>
                <w:bCs/>
              </w:rPr>
              <w:t>unctions</w:t>
            </w:r>
          </w:p>
          <w:p w:rsidRPr="006E19E4" w:rsidR="006E19E4" w:rsidP="006776F7" w:rsidRDefault="006E19E4" w14:paraId="283B64B2" w14:textId="61727789">
            <w:pPr>
              <w:rPr>
                <w:rFonts w:ascii="Sanofi Sans" w:hAnsi="Sanofi Sans"/>
                <w:i/>
                <w:iCs/>
              </w:rPr>
            </w:pPr>
            <w:r w:rsidRPr="006E19E4">
              <w:rPr>
                <w:rFonts w:ascii="Sanofi Sans" w:hAnsi="Sanofi Sans"/>
                <w:i/>
                <w:iCs/>
                <w:sz w:val="16"/>
                <w:szCs w:val="16"/>
              </w:rPr>
              <w:t>Functions in this category are for managing and utilizing relationships between tables</w:t>
            </w:r>
          </w:p>
        </w:tc>
      </w:tr>
      <w:tr w:rsidRPr="0021104C" w:rsidR="00337810" w:rsidTr="329C1B6E" w14:paraId="77F32AD8" w14:textId="77777777">
        <w:trPr>
          <w:trHeight w:val="672"/>
        </w:trPr>
        <w:tc>
          <w:tcPr>
            <w:tcW w:w="5035" w:type="dxa"/>
            <w:tcMar/>
            <w:vAlign w:val="center"/>
          </w:tcPr>
          <w:p w:rsidRPr="0021104C" w:rsidR="00761B53" w:rsidP="006776F7" w:rsidRDefault="00633559" w14:paraId="5CAB1406" w14:textId="0852A9E3">
            <w:pPr>
              <w:rPr>
                <w:sz w:val="20"/>
                <w:szCs w:val="20"/>
              </w:rPr>
            </w:pPr>
            <w:r>
              <w:rPr>
                <w:rStyle w:val="normaltextrun"/>
                <w:rFonts w:ascii="Sanofi Sans" w:hAnsi="Sanofi Sans"/>
                <w:b/>
                <w:bCs/>
                <w:sz w:val="18"/>
                <w:szCs w:val="18"/>
              </w:rPr>
              <w:t>CROSSFILTER</w:t>
            </w:r>
            <w:r w:rsidR="00761B53">
              <w:rPr>
                <w:rStyle w:val="normaltextrun"/>
                <w:rFonts w:ascii="Sanofi Sans" w:hAnsi="Sanofi Sans"/>
                <w:sz w:val="18"/>
                <w:szCs w:val="18"/>
              </w:rPr>
              <w:t>(</w:t>
            </w:r>
            <w:r w:rsidRPr="00522B5B" w:rsidR="00522B5B">
              <w:rPr>
                <w:rStyle w:val="normaltextrun"/>
                <w:rFonts w:ascii="Sanofi Sans" w:hAnsi="Sanofi Sans"/>
                <w:sz w:val="18"/>
                <w:szCs w:val="18"/>
              </w:rPr>
              <w:t>&lt;left_column&gt;, &lt;right_column&gt;, &lt;crossfiltertype&gt;</w:t>
            </w:r>
            <w:r w:rsidR="00761B53">
              <w:rPr>
                <w:rStyle w:val="normaltextrun"/>
                <w:rFonts w:ascii="Sanofi Sans" w:hAnsi="Sanofi Sans"/>
                <w:sz w:val="18"/>
                <w:szCs w:val="18"/>
              </w:rPr>
              <w:t>)</w:t>
            </w:r>
          </w:p>
        </w:tc>
        <w:tc>
          <w:tcPr>
            <w:tcW w:w="4860" w:type="dxa"/>
            <w:tcMar/>
            <w:vAlign w:val="center"/>
          </w:tcPr>
          <w:p w:rsidRPr="0021104C" w:rsidR="00761B53" w:rsidP="006776F7" w:rsidRDefault="00637067" w14:paraId="2A2C1375" w14:textId="7A0E2870">
            <w:pPr>
              <w:rPr>
                <w:sz w:val="20"/>
                <w:szCs w:val="20"/>
              </w:rPr>
            </w:pPr>
            <w:r w:rsidRPr="00637067">
              <w:rPr>
                <w:rStyle w:val="normaltextrun"/>
                <w:rFonts w:ascii="Sanofi Sans" w:hAnsi="Sanofi Sans"/>
                <w:sz w:val="18"/>
                <w:szCs w:val="18"/>
              </w:rPr>
              <w:t>Returns a summary table for the requested totals over a set of groups</w:t>
            </w:r>
          </w:p>
        </w:tc>
      </w:tr>
      <w:tr w:rsidRPr="0021104C" w:rsidR="00337810" w:rsidTr="329C1B6E" w14:paraId="1471C7AB" w14:textId="77777777">
        <w:trPr>
          <w:trHeight w:val="672"/>
        </w:trPr>
        <w:tc>
          <w:tcPr>
            <w:tcW w:w="5035" w:type="dxa"/>
            <w:tcMar/>
            <w:vAlign w:val="center"/>
          </w:tcPr>
          <w:p w:rsidRPr="0021104C" w:rsidR="00761B53" w:rsidP="006776F7" w:rsidRDefault="00C053C7" w14:paraId="46BF9B47" w14:textId="4A8913E9">
            <w:pPr>
              <w:rPr>
                <w:sz w:val="20"/>
                <w:szCs w:val="20"/>
              </w:rPr>
            </w:pPr>
            <w:r>
              <w:rPr>
                <w:rStyle w:val="normaltextrun"/>
                <w:rFonts w:ascii="Sanofi Sans" w:hAnsi="Sanofi Sans"/>
                <w:b/>
                <w:bCs/>
                <w:sz w:val="18"/>
                <w:szCs w:val="18"/>
              </w:rPr>
              <w:t>RELATE</w:t>
            </w:r>
            <w:r w:rsidR="00761B53">
              <w:rPr>
                <w:rStyle w:val="normaltextrun"/>
                <w:rFonts w:ascii="Sanofi Sans" w:hAnsi="Sanofi Sans"/>
                <w:sz w:val="18"/>
                <w:szCs w:val="18"/>
              </w:rPr>
              <w:t>(</w:t>
            </w:r>
            <w:r w:rsidRPr="00C053C7">
              <w:rPr>
                <w:rStyle w:val="normaltextrun"/>
                <w:rFonts w:ascii="Sanofi Sans" w:hAnsi="Sanofi Sans"/>
                <w:sz w:val="18"/>
                <w:szCs w:val="18"/>
              </w:rPr>
              <w:t>&lt;column&gt;</w:t>
            </w:r>
            <w:r w:rsidR="00761B53">
              <w:rPr>
                <w:rStyle w:val="normaltextrun"/>
                <w:rFonts w:ascii="Sanofi Sans" w:hAnsi="Sanofi Sans"/>
                <w:sz w:val="18"/>
                <w:szCs w:val="18"/>
              </w:rPr>
              <w:t>)</w:t>
            </w:r>
          </w:p>
        </w:tc>
        <w:tc>
          <w:tcPr>
            <w:tcW w:w="4860" w:type="dxa"/>
            <w:tcMar/>
            <w:vAlign w:val="center"/>
          </w:tcPr>
          <w:p w:rsidRPr="0021104C" w:rsidR="00761B53" w:rsidP="006776F7" w:rsidRDefault="00C053C7" w14:paraId="3FB4C18B" w14:textId="244BF765">
            <w:pPr>
              <w:rPr>
                <w:sz w:val="20"/>
                <w:szCs w:val="20"/>
              </w:rPr>
            </w:pPr>
            <w:r w:rsidRPr="00C053C7">
              <w:rPr>
                <w:rStyle w:val="normaltextrun"/>
                <w:rFonts w:ascii="Sanofi Sans" w:hAnsi="Sanofi Sans"/>
                <w:sz w:val="18"/>
                <w:szCs w:val="18"/>
              </w:rPr>
              <w:t>Returns a related value from another table</w:t>
            </w:r>
          </w:p>
        </w:tc>
      </w:tr>
      <w:tr w:rsidRPr="0021104C" w:rsidR="00337810" w:rsidTr="329C1B6E" w14:paraId="21880A59" w14:textId="77777777">
        <w:trPr>
          <w:trHeight w:val="672"/>
        </w:trPr>
        <w:tc>
          <w:tcPr>
            <w:tcW w:w="5035" w:type="dxa"/>
            <w:tcMar/>
            <w:vAlign w:val="center"/>
          </w:tcPr>
          <w:p w:rsidRPr="0021104C" w:rsidR="00761B53" w:rsidP="006776F7" w:rsidRDefault="00007E3F" w14:paraId="6C059A40" w14:textId="23098EB1">
            <w:pPr>
              <w:rPr>
                <w:sz w:val="20"/>
                <w:szCs w:val="20"/>
              </w:rPr>
            </w:pPr>
            <w:r w:rsidRPr="00007E3F">
              <w:rPr>
                <w:rStyle w:val="normaltextrun"/>
                <w:rFonts w:ascii="Sanofi Sans" w:hAnsi="Sanofi Sans"/>
                <w:b/>
                <w:bCs/>
                <w:sz w:val="18"/>
                <w:szCs w:val="18"/>
              </w:rPr>
              <w:t>RELATEDTABLE</w:t>
            </w:r>
            <w:r w:rsidRPr="00007E3F">
              <w:rPr>
                <w:rStyle w:val="normaltextrun"/>
                <w:rFonts w:ascii="Sanofi Sans" w:hAnsi="Sanofi Sans"/>
                <w:sz w:val="18"/>
                <w:szCs w:val="18"/>
              </w:rPr>
              <w:t>(&lt;tableName&gt;)</w:t>
            </w:r>
          </w:p>
        </w:tc>
        <w:tc>
          <w:tcPr>
            <w:tcW w:w="4860" w:type="dxa"/>
            <w:tcMar/>
            <w:vAlign w:val="center"/>
          </w:tcPr>
          <w:p w:rsidRPr="0021104C" w:rsidR="00761B53" w:rsidP="329C1B6E" w:rsidRDefault="00007E3F" w14:paraId="2DFB6CC2" w14:textId="41170172">
            <w:pPr>
              <w:pStyle w:val="paragraph"/>
              <w:spacing w:before="0" w:beforeAutospacing="off" w:after="0" w:afterAutospacing="off"/>
              <w:textAlignment w:val="baseline"/>
              <w:rPr>
                <w:sz w:val="20"/>
                <w:szCs w:val="20"/>
                <w:lang w:val="en-US"/>
              </w:rPr>
            </w:pPr>
            <w:r w:rsidRPr="329C1B6E" w:rsidR="4C7758EE">
              <w:rPr>
                <w:rStyle w:val="normaltextrun"/>
                <w:rFonts w:ascii="Sanofi Sans" w:hAnsi="Sanofi Sans"/>
                <w:sz w:val="18"/>
                <w:szCs w:val="18"/>
                <w:lang w:val="en-US"/>
              </w:rPr>
              <w:t xml:space="preserve">Evaluates a table expression in a context </w:t>
            </w:r>
            <w:r w:rsidRPr="329C1B6E" w:rsidR="4C7758EE">
              <w:rPr>
                <w:rStyle w:val="normaltextrun"/>
                <w:rFonts w:ascii="Sanofi Sans" w:hAnsi="Sanofi Sans"/>
                <w:sz w:val="18"/>
                <w:szCs w:val="18"/>
                <w:lang w:val="en-US"/>
              </w:rPr>
              <w:t>modified</w:t>
            </w:r>
            <w:r w:rsidRPr="329C1B6E" w:rsidR="4C7758EE">
              <w:rPr>
                <w:rStyle w:val="normaltextrun"/>
                <w:rFonts w:ascii="Sanofi Sans" w:hAnsi="Sanofi Sans"/>
                <w:sz w:val="18"/>
                <w:szCs w:val="18"/>
                <w:lang w:val="en-US"/>
              </w:rPr>
              <w:t xml:space="preserve"> by the given filters</w:t>
            </w:r>
          </w:p>
        </w:tc>
      </w:tr>
      <w:tr w:rsidRPr="0021104C" w:rsidR="00337810" w:rsidTr="329C1B6E" w14:paraId="3CDAFC27" w14:textId="77777777">
        <w:trPr>
          <w:trHeight w:val="672"/>
        </w:trPr>
        <w:tc>
          <w:tcPr>
            <w:tcW w:w="5035" w:type="dxa"/>
            <w:tcMar/>
            <w:vAlign w:val="center"/>
          </w:tcPr>
          <w:p w:rsidR="00337810" w:rsidP="006776F7" w:rsidRDefault="0059447E" w14:paraId="7805B643" w14:textId="77777777">
            <w:pPr>
              <w:rPr>
                <w:rStyle w:val="normaltextrun"/>
                <w:rFonts w:ascii="Sanofi Sans" w:hAnsi="Sanofi Sans"/>
                <w:sz w:val="18"/>
                <w:szCs w:val="18"/>
              </w:rPr>
            </w:pPr>
            <w:r w:rsidRPr="0059447E">
              <w:rPr>
                <w:rStyle w:val="normaltextrun"/>
                <w:rFonts w:ascii="Sanofi Sans" w:hAnsi="Sanofi Sans"/>
                <w:b/>
                <w:bCs/>
                <w:sz w:val="18"/>
                <w:szCs w:val="18"/>
              </w:rPr>
              <w:t>USERELATIONSHIP</w:t>
            </w:r>
            <w:r w:rsidRPr="0059447E">
              <w:rPr>
                <w:rStyle w:val="normaltextrun"/>
                <w:rFonts w:ascii="Sanofi Sans" w:hAnsi="Sanofi Sans"/>
                <w:sz w:val="18"/>
                <w:szCs w:val="18"/>
              </w:rPr>
              <w:t>(&lt;columnName1&gt;,</w:t>
            </w:r>
          </w:p>
          <w:p w:rsidRPr="0021104C" w:rsidR="00761B53" w:rsidP="006776F7" w:rsidRDefault="0059447E" w14:paraId="7B01B0D3" w14:textId="4CBFE01E">
            <w:pPr>
              <w:rPr>
                <w:sz w:val="20"/>
                <w:szCs w:val="20"/>
              </w:rPr>
            </w:pPr>
            <w:r w:rsidRPr="0059447E">
              <w:rPr>
                <w:rStyle w:val="normaltextrun"/>
                <w:rFonts w:ascii="Sanofi Sans" w:hAnsi="Sanofi Sans"/>
                <w:sz w:val="18"/>
                <w:szCs w:val="18"/>
              </w:rPr>
              <w:t>&lt;columnName2&gt;)</w:t>
            </w:r>
          </w:p>
        </w:tc>
        <w:tc>
          <w:tcPr>
            <w:tcW w:w="4860" w:type="dxa"/>
            <w:tcMar/>
            <w:vAlign w:val="center"/>
          </w:tcPr>
          <w:p w:rsidRPr="0021104C" w:rsidR="00761B53" w:rsidP="006776F7" w:rsidRDefault="00337810" w14:paraId="0AE98D36" w14:textId="6B009FC5">
            <w:pPr>
              <w:pStyle w:val="paragraph"/>
              <w:spacing w:before="0" w:beforeAutospacing="0" w:after="0" w:afterAutospacing="0"/>
              <w:textAlignment w:val="baseline"/>
              <w:rPr>
                <w:sz w:val="20"/>
                <w:szCs w:val="20"/>
              </w:rPr>
            </w:pPr>
            <w:r w:rsidRPr="00337810">
              <w:rPr>
                <w:rStyle w:val="normaltextrun"/>
                <w:rFonts w:ascii="Sanofi Sans" w:hAnsi="Sanofi Sans"/>
                <w:sz w:val="18"/>
                <w:szCs w:val="18"/>
              </w:rPr>
              <w:t>Specifies the relationship to be used in a specific calculation as the one that exists between columnName1 and columnName2</w:t>
            </w:r>
          </w:p>
        </w:tc>
      </w:tr>
    </w:tbl>
    <w:p w:rsidR="00761B53" w:rsidP="006808EE" w:rsidRDefault="00761B53" w14:paraId="7D39A9FE" w14:textId="5AD52B3E"/>
    <w:tbl>
      <w:tblPr>
        <w:tblStyle w:val="TableGrid"/>
        <w:tblW w:w="9895" w:type="dxa"/>
        <w:tblLook w:val="04A0" w:firstRow="1" w:lastRow="0" w:firstColumn="1" w:lastColumn="0" w:noHBand="0" w:noVBand="1"/>
      </w:tblPr>
      <w:tblGrid>
        <w:gridCol w:w="5035"/>
        <w:gridCol w:w="4860"/>
      </w:tblGrid>
      <w:tr w:rsidRPr="000D1B54" w:rsidR="00761B53" w:rsidTr="329C1B6E" w14:paraId="629F9528" w14:textId="77777777">
        <w:trPr>
          <w:trHeight w:val="478"/>
        </w:trPr>
        <w:tc>
          <w:tcPr>
            <w:tcW w:w="9895" w:type="dxa"/>
            <w:gridSpan w:val="2"/>
            <w:shd w:val="clear" w:color="auto" w:fill="D9D9D9" w:themeFill="background1" w:themeFillShade="D9"/>
            <w:tcMar/>
            <w:vAlign w:val="center"/>
          </w:tcPr>
          <w:p w:rsidR="00761B53" w:rsidP="006776F7" w:rsidRDefault="00761B53" w14:paraId="43A55F7C" w14:textId="77777777">
            <w:pPr>
              <w:rPr>
                <w:rFonts w:ascii="Sanofi Sans" w:hAnsi="Sanofi Sans"/>
                <w:b/>
                <w:bCs/>
              </w:rPr>
            </w:pPr>
            <w:r>
              <w:rPr>
                <w:rFonts w:ascii="Sanofi Sans" w:hAnsi="Sanofi Sans"/>
                <w:b/>
                <w:bCs/>
              </w:rPr>
              <w:t>Table Manipulation F</w:t>
            </w:r>
            <w:r w:rsidRPr="000D1B54">
              <w:rPr>
                <w:rFonts w:ascii="Sanofi Sans" w:hAnsi="Sanofi Sans"/>
                <w:b/>
                <w:bCs/>
              </w:rPr>
              <w:t>unctions</w:t>
            </w:r>
          </w:p>
          <w:p w:rsidRPr="00D21DFA" w:rsidR="00D21DFA" w:rsidP="006776F7" w:rsidRDefault="00D21DFA" w14:paraId="06616D02" w14:textId="7E9BAFB2">
            <w:pPr>
              <w:rPr>
                <w:rFonts w:ascii="Sanofi Sans" w:hAnsi="Sanofi Sans"/>
                <w:i/>
                <w:iCs/>
              </w:rPr>
            </w:pPr>
            <w:r w:rsidRPr="00D21DFA">
              <w:rPr>
                <w:rFonts w:ascii="Sanofi Sans" w:hAnsi="Sanofi Sans"/>
                <w:i/>
                <w:iCs/>
                <w:sz w:val="16"/>
                <w:szCs w:val="16"/>
              </w:rPr>
              <w:t>These functions return a table or manipulate existing tables</w:t>
            </w:r>
          </w:p>
        </w:tc>
      </w:tr>
      <w:tr w:rsidRPr="0021104C" w:rsidR="00761B53" w:rsidTr="329C1B6E" w14:paraId="76BEEEAA" w14:textId="77777777">
        <w:trPr>
          <w:trHeight w:val="672"/>
        </w:trPr>
        <w:tc>
          <w:tcPr>
            <w:tcW w:w="5035" w:type="dxa"/>
            <w:tcMar/>
            <w:vAlign w:val="center"/>
          </w:tcPr>
          <w:p w:rsidRPr="0021104C" w:rsidR="00761B53" w:rsidP="006776F7" w:rsidRDefault="00DB2D95" w14:paraId="1F29F88C" w14:textId="289150D9">
            <w:pPr>
              <w:rPr>
                <w:sz w:val="20"/>
                <w:szCs w:val="20"/>
              </w:rPr>
            </w:pPr>
            <w:r w:rsidRPr="00DB2D95">
              <w:rPr>
                <w:rStyle w:val="normaltextrun"/>
                <w:rFonts w:ascii="Sanofi Sans" w:hAnsi="Sanofi Sans"/>
                <w:b/>
                <w:bCs/>
                <w:sz w:val="18"/>
                <w:szCs w:val="18"/>
              </w:rPr>
              <w:t xml:space="preserve">SUMMARIZE </w:t>
            </w:r>
            <w:r w:rsidRPr="00DB2D95">
              <w:rPr>
                <w:rStyle w:val="normaltextrun"/>
                <w:rFonts w:ascii="Sanofi Sans" w:hAnsi="Sanofi Sans"/>
                <w:sz w:val="18"/>
                <w:szCs w:val="18"/>
              </w:rPr>
              <w:t>(&lt;table&gt;, &lt;groupBy_columnName&gt;[, &lt;groupBy_columnName&gt;]…[, &lt;name&gt;, &lt;expression&gt;]…)</w:t>
            </w:r>
          </w:p>
        </w:tc>
        <w:tc>
          <w:tcPr>
            <w:tcW w:w="4860" w:type="dxa"/>
            <w:tcMar/>
            <w:vAlign w:val="center"/>
          </w:tcPr>
          <w:p w:rsidRPr="0021104C" w:rsidR="00761B53" w:rsidP="006776F7" w:rsidRDefault="00761B53" w14:paraId="2830E49C" w14:textId="77777777">
            <w:pPr>
              <w:rPr>
                <w:sz w:val="20"/>
                <w:szCs w:val="20"/>
              </w:rPr>
            </w:pPr>
            <w:r>
              <w:rPr>
                <w:rStyle w:val="normaltextrun"/>
                <w:rFonts w:ascii="Sanofi Sans" w:hAnsi="Sanofi Sans"/>
                <w:sz w:val="18"/>
                <w:szCs w:val="18"/>
              </w:rPr>
              <w:t>Returns a table that is a subset of another table or expression</w:t>
            </w:r>
          </w:p>
        </w:tc>
      </w:tr>
      <w:tr w:rsidRPr="0021104C" w:rsidR="00761B53" w:rsidTr="329C1B6E" w14:paraId="0B8995DB" w14:textId="77777777">
        <w:trPr>
          <w:trHeight w:val="672"/>
        </w:trPr>
        <w:tc>
          <w:tcPr>
            <w:tcW w:w="5035" w:type="dxa"/>
            <w:tcMar/>
            <w:vAlign w:val="center"/>
          </w:tcPr>
          <w:p w:rsidRPr="0021104C" w:rsidR="00761B53" w:rsidP="006776F7" w:rsidRDefault="00034260" w14:paraId="15D6E03A" w14:textId="74466235">
            <w:pPr>
              <w:rPr>
                <w:sz w:val="20"/>
                <w:szCs w:val="20"/>
              </w:rPr>
            </w:pPr>
            <w:r w:rsidRPr="00034260">
              <w:rPr>
                <w:rStyle w:val="normaltextrun"/>
                <w:rFonts w:ascii="Sanofi Sans" w:hAnsi="Sanofi Sans"/>
                <w:b/>
                <w:bCs/>
                <w:sz w:val="18"/>
                <w:szCs w:val="18"/>
              </w:rPr>
              <w:t>DISTINCT</w:t>
            </w:r>
            <w:r w:rsidRPr="00034260">
              <w:rPr>
                <w:rStyle w:val="normaltextrun"/>
                <w:rFonts w:ascii="Sanofi Sans" w:hAnsi="Sanofi Sans"/>
                <w:sz w:val="18"/>
                <w:szCs w:val="18"/>
              </w:rPr>
              <w:t>(&lt;table&gt;)</w:t>
            </w:r>
          </w:p>
        </w:tc>
        <w:tc>
          <w:tcPr>
            <w:tcW w:w="4860" w:type="dxa"/>
            <w:tcMar/>
            <w:vAlign w:val="center"/>
          </w:tcPr>
          <w:p w:rsidRPr="0021104C" w:rsidR="00761B53" w:rsidP="006776F7" w:rsidRDefault="00034260" w14:paraId="6F64DD45" w14:textId="571D6540">
            <w:pPr>
              <w:rPr>
                <w:sz w:val="20"/>
                <w:szCs w:val="20"/>
              </w:rPr>
            </w:pPr>
            <w:r w:rsidRPr="00034260">
              <w:rPr>
                <w:rStyle w:val="normaltextrun"/>
                <w:rFonts w:ascii="Sanofi Sans" w:hAnsi="Sanofi Sans"/>
                <w:sz w:val="18"/>
                <w:szCs w:val="18"/>
              </w:rPr>
              <w:t>Returns a table by removing duplicate rows from another table or expression</w:t>
            </w:r>
          </w:p>
        </w:tc>
      </w:tr>
      <w:tr w:rsidRPr="0021104C" w:rsidR="00761B53" w:rsidTr="329C1B6E" w14:paraId="1F82B8C4" w14:textId="77777777">
        <w:trPr>
          <w:trHeight w:val="672"/>
        </w:trPr>
        <w:tc>
          <w:tcPr>
            <w:tcW w:w="5035" w:type="dxa"/>
            <w:tcMar/>
            <w:vAlign w:val="center"/>
          </w:tcPr>
          <w:p w:rsidRPr="0021104C" w:rsidR="00761B53" w:rsidP="006776F7" w:rsidRDefault="00B47D8D" w14:paraId="3846BAB7" w14:textId="654FECE9">
            <w:pPr>
              <w:rPr>
                <w:sz w:val="20"/>
                <w:szCs w:val="20"/>
              </w:rPr>
            </w:pPr>
            <w:r w:rsidRPr="00B47D8D">
              <w:rPr>
                <w:rStyle w:val="normaltextrun"/>
                <w:rFonts w:ascii="Sanofi Sans" w:hAnsi="Sanofi Sans"/>
                <w:b/>
                <w:bCs/>
                <w:sz w:val="18"/>
                <w:szCs w:val="18"/>
              </w:rPr>
              <w:t>ADDCOLUMNS</w:t>
            </w:r>
            <w:r w:rsidRPr="00C07880">
              <w:rPr>
                <w:rStyle w:val="normaltextrun"/>
                <w:rFonts w:ascii="Sanofi Sans" w:hAnsi="Sanofi Sans"/>
                <w:sz w:val="18"/>
                <w:szCs w:val="18"/>
              </w:rPr>
              <w:t>(&lt;table&gt;, &lt;name&gt;, &lt;expression&gt;[, &lt;name&gt;, &lt;expression&gt;]…)</w:t>
            </w:r>
          </w:p>
        </w:tc>
        <w:tc>
          <w:tcPr>
            <w:tcW w:w="4860" w:type="dxa"/>
            <w:tcMar/>
            <w:vAlign w:val="center"/>
          </w:tcPr>
          <w:p w:rsidRPr="0021104C" w:rsidR="00761B53" w:rsidP="006776F7" w:rsidRDefault="00B47D8D" w14:paraId="0C75D540" w14:textId="7E2755A4">
            <w:pPr>
              <w:pStyle w:val="paragraph"/>
              <w:spacing w:before="0" w:beforeAutospacing="0" w:after="0" w:afterAutospacing="0"/>
              <w:textAlignment w:val="baseline"/>
              <w:rPr>
                <w:sz w:val="20"/>
                <w:szCs w:val="20"/>
              </w:rPr>
            </w:pPr>
            <w:r w:rsidRPr="00B47D8D">
              <w:rPr>
                <w:rStyle w:val="normaltextrun"/>
                <w:rFonts w:ascii="Sanofi Sans" w:hAnsi="Sanofi Sans"/>
                <w:sz w:val="18"/>
                <w:szCs w:val="18"/>
              </w:rPr>
              <w:t>Adds calculated columns to the given table or table expression</w:t>
            </w:r>
          </w:p>
        </w:tc>
      </w:tr>
      <w:tr w:rsidRPr="0021104C" w:rsidR="00761B53" w:rsidTr="329C1B6E" w14:paraId="0A106998" w14:textId="77777777">
        <w:trPr>
          <w:trHeight w:val="672"/>
        </w:trPr>
        <w:tc>
          <w:tcPr>
            <w:tcW w:w="5035" w:type="dxa"/>
            <w:tcMar/>
            <w:vAlign w:val="center"/>
          </w:tcPr>
          <w:p w:rsidRPr="0021104C" w:rsidR="00761B53" w:rsidP="006776F7" w:rsidRDefault="00C07880" w14:paraId="74F6F9BD" w14:textId="1E6EFF4E">
            <w:pPr>
              <w:rPr>
                <w:sz w:val="20"/>
                <w:szCs w:val="20"/>
              </w:rPr>
            </w:pPr>
            <w:r w:rsidRPr="00C07880">
              <w:rPr>
                <w:rStyle w:val="normaltextrun"/>
                <w:rFonts w:ascii="Sanofi Sans" w:hAnsi="Sanofi Sans"/>
                <w:b/>
                <w:bCs/>
                <w:sz w:val="18"/>
                <w:szCs w:val="18"/>
              </w:rPr>
              <w:t>SELECTCOLUMNS</w:t>
            </w:r>
            <w:r w:rsidRPr="00C07880">
              <w:rPr>
                <w:rStyle w:val="normaltextrun"/>
                <w:rFonts w:ascii="Sanofi Sans" w:hAnsi="Sanofi Sans"/>
                <w:sz w:val="18"/>
                <w:szCs w:val="18"/>
              </w:rPr>
              <w:t>(&lt;Table&gt;, [&lt;Name&gt;], &lt;Expression&gt;, &lt;Name&gt;], …)</w:t>
            </w:r>
          </w:p>
        </w:tc>
        <w:tc>
          <w:tcPr>
            <w:tcW w:w="4860" w:type="dxa"/>
            <w:tcMar/>
            <w:vAlign w:val="center"/>
          </w:tcPr>
          <w:p w:rsidRPr="0021104C" w:rsidR="00761B53" w:rsidP="006776F7" w:rsidRDefault="00C07880" w14:paraId="41D7ACE3" w14:textId="7694796F">
            <w:pPr>
              <w:pStyle w:val="paragraph"/>
              <w:spacing w:before="0" w:beforeAutospacing="0" w:after="0" w:afterAutospacing="0"/>
              <w:textAlignment w:val="baseline"/>
              <w:rPr>
                <w:sz w:val="20"/>
                <w:szCs w:val="20"/>
              </w:rPr>
            </w:pPr>
            <w:r w:rsidRPr="00C07880">
              <w:rPr>
                <w:rStyle w:val="normaltextrun"/>
                <w:rFonts w:ascii="Sanofi Sans" w:hAnsi="Sanofi Sans"/>
                <w:sz w:val="18"/>
                <w:szCs w:val="18"/>
              </w:rPr>
              <w:t>Returns a table with selected columns from the table and new columns specified by the DAX expressions</w:t>
            </w:r>
          </w:p>
        </w:tc>
      </w:tr>
      <w:tr w:rsidRPr="0021104C" w:rsidR="00761B53" w:rsidTr="329C1B6E" w14:paraId="74EF09A6" w14:textId="77777777">
        <w:trPr>
          <w:trHeight w:val="672"/>
        </w:trPr>
        <w:tc>
          <w:tcPr>
            <w:tcW w:w="5035" w:type="dxa"/>
            <w:tcMar/>
            <w:vAlign w:val="center"/>
          </w:tcPr>
          <w:p w:rsidRPr="0021104C" w:rsidR="00761B53" w:rsidP="006776F7" w:rsidRDefault="00D766F2" w14:paraId="32AF99A0" w14:textId="3109C941">
            <w:pPr>
              <w:rPr>
                <w:rStyle w:val="normaltextrun"/>
                <w:rFonts w:ascii="Sanofi Sans" w:hAnsi="Sanofi Sans" w:cs="Arial"/>
                <w:b/>
                <w:bCs/>
                <w:sz w:val="20"/>
                <w:szCs w:val="20"/>
              </w:rPr>
            </w:pPr>
            <w:r w:rsidRPr="00D766F2">
              <w:rPr>
                <w:rStyle w:val="normaltextrun"/>
                <w:rFonts w:ascii="Sanofi Sans" w:hAnsi="Sanofi Sans"/>
                <w:b/>
                <w:bCs/>
                <w:sz w:val="18"/>
                <w:szCs w:val="18"/>
              </w:rPr>
              <w:t>CROSSJOIN</w:t>
            </w:r>
            <w:r w:rsidRPr="00103C59">
              <w:rPr>
                <w:rStyle w:val="normaltextrun"/>
                <w:rFonts w:ascii="Sanofi Sans" w:hAnsi="Sanofi Sans"/>
                <w:sz w:val="18"/>
                <w:szCs w:val="18"/>
              </w:rPr>
              <w:t>(&lt;table&gt;, &lt;table&gt;[, &lt;table&gt;]…)</w:t>
            </w:r>
          </w:p>
        </w:tc>
        <w:tc>
          <w:tcPr>
            <w:tcW w:w="4860" w:type="dxa"/>
            <w:tcMar/>
            <w:vAlign w:val="center"/>
          </w:tcPr>
          <w:p w:rsidRPr="0021104C" w:rsidR="00761B53" w:rsidP="329C1B6E" w:rsidRDefault="00DF6955" w14:paraId="0625D87E" w14:textId="2D8E986D">
            <w:pPr>
              <w:pStyle w:val="paragraph"/>
              <w:spacing w:before="0" w:beforeAutospacing="off" w:after="0" w:afterAutospacing="off"/>
              <w:textAlignment w:val="baseline"/>
              <w:rPr>
                <w:rStyle w:val="normaltextrun"/>
                <w:rFonts w:ascii="Sanofi Sans" w:hAnsi="Sanofi Sans" w:cs="Arial"/>
                <w:sz w:val="20"/>
                <w:szCs w:val="20"/>
                <w:lang w:val="en-US"/>
              </w:rPr>
            </w:pPr>
            <w:r w:rsidRPr="329C1B6E" w:rsidR="29B3FD7A">
              <w:rPr>
                <w:rStyle w:val="normaltextrun"/>
                <w:rFonts w:ascii="Sanofi Sans" w:hAnsi="Sanofi Sans"/>
                <w:sz w:val="18"/>
                <w:szCs w:val="18"/>
                <w:lang w:val="en-US"/>
              </w:rPr>
              <w:t xml:space="preserve">Returns a table that </w:t>
            </w:r>
            <w:r w:rsidRPr="329C1B6E" w:rsidR="29B3FD7A">
              <w:rPr>
                <w:rStyle w:val="normaltextrun"/>
                <w:rFonts w:ascii="Sanofi Sans" w:hAnsi="Sanofi Sans"/>
                <w:sz w:val="18"/>
                <w:szCs w:val="18"/>
                <w:lang w:val="en-US"/>
              </w:rPr>
              <w:t>contains</w:t>
            </w:r>
            <w:r w:rsidRPr="329C1B6E" w:rsidR="29B3FD7A">
              <w:rPr>
                <w:rStyle w:val="normaltextrun"/>
                <w:rFonts w:ascii="Sanofi Sans" w:hAnsi="Sanofi Sans"/>
                <w:sz w:val="18"/>
                <w:szCs w:val="18"/>
                <w:lang w:val="en-US"/>
              </w:rPr>
              <w:t xml:space="preserve"> the Cartesian product of all rows from all tables in the arguments. The columns in the new table are all the columns in all the argument tables</w:t>
            </w:r>
          </w:p>
        </w:tc>
      </w:tr>
      <w:tr w:rsidRPr="0021104C" w:rsidR="00DF6955" w:rsidTr="329C1B6E" w14:paraId="14A93FD2" w14:textId="77777777">
        <w:trPr>
          <w:trHeight w:val="672"/>
        </w:trPr>
        <w:tc>
          <w:tcPr>
            <w:tcW w:w="5035" w:type="dxa"/>
            <w:tcMar/>
            <w:vAlign w:val="center"/>
          </w:tcPr>
          <w:p w:rsidRPr="00D766F2" w:rsidR="00DF6955" w:rsidP="006776F7" w:rsidRDefault="00103C59" w14:paraId="76DBD908" w14:textId="611913CC">
            <w:pPr>
              <w:rPr>
                <w:rStyle w:val="normaltextrun"/>
                <w:rFonts w:ascii="Sanofi Sans" w:hAnsi="Sanofi Sans"/>
                <w:b/>
                <w:bCs/>
                <w:sz w:val="18"/>
                <w:szCs w:val="18"/>
              </w:rPr>
            </w:pPr>
            <w:r w:rsidRPr="00103C59">
              <w:rPr>
                <w:rStyle w:val="normaltextrun"/>
                <w:rFonts w:ascii="Sanofi Sans" w:hAnsi="Sanofi Sans"/>
                <w:b/>
                <w:bCs/>
                <w:sz w:val="18"/>
                <w:szCs w:val="18"/>
              </w:rPr>
              <w:t xml:space="preserve">GROUPBY </w:t>
            </w:r>
            <w:r w:rsidRPr="00103C59">
              <w:rPr>
                <w:rStyle w:val="normaltextrun"/>
                <w:rFonts w:ascii="Sanofi Sans" w:hAnsi="Sanofi Sans"/>
                <w:sz w:val="18"/>
                <w:szCs w:val="18"/>
              </w:rPr>
              <w:t>(&lt;table&gt; [, &lt;groupBy_columnName&gt; [, &lt;groupBy_columnName&gt; [, …]]] [, &lt;name&gt;, &lt;expression&gt; [, &lt;name&gt;, &lt;expression&gt; [, …]]])</w:t>
            </w:r>
          </w:p>
        </w:tc>
        <w:tc>
          <w:tcPr>
            <w:tcW w:w="4860" w:type="dxa"/>
            <w:tcMar/>
            <w:vAlign w:val="center"/>
          </w:tcPr>
          <w:p w:rsidRPr="00DF6955" w:rsidR="00DF6955" w:rsidP="329C1B6E" w:rsidRDefault="002F54CE" w14:paraId="6B220F13" w14:textId="3E16A1DE">
            <w:pPr>
              <w:pStyle w:val="paragraph"/>
              <w:spacing w:before="0" w:beforeAutospacing="off" w:after="0" w:afterAutospacing="off"/>
              <w:textAlignment w:val="baseline"/>
              <w:rPr>
                <w:rStyle w:val="normaltextrun"/>
                <w:rFonts w:ascii="Sanofi Sans" w:hAnsi="Sanofi Sans"/>
                <w:sz w:val="18"/>
                <w:szCs w:val="18"/>
                <w:lang w:val="en-US"/>
              </w:rPr>
            </w:pPr>
            <w:r w:rsidRPr="329C1B6E" w:rsidR="330F80EE">
              <w:rPr>
                <w:rStyle w:val="normaltextrun"/>
                <w:rFonts w:ascii="Sanofi Sans" w:hAnsi="Sanofi Sans"/>
                <w:sz w:val="18"/>
                <w:szCs w:val="18"/>
                <w:lang w:val="en-US"/>
              </w:rPr>
              <w:t xml:space="preserve">The GROUPBY function is </w:t>
            </w:r>
            <w:r w:rsidRPr="329C1B6E" w:rsidR="330F80EE">
              <w:rPr>
                <w:rStyle w:val="normaltextrun"/>
                <w:rFonts w:ascii="Sanofi Sans" w:hAnsi="Sanofi Sans"/>
                <w:sz w:val="18"/>
                <w:szCs w:val="18"/>
                <w:lang w:val="en-US"/>
              </w:rPr>
              <w:t>similar to</w:t>
            </w:r>
            <w:r w:rsidRPr="329C1B6E" w:rsidR="330F80EE">
              <w:rPr>
                <w:rStyle w:val="normaltextrun"/>
                <w:rFonts w:ascii="Sanofi Sans" w:hAnsi="Sanofi Sans"/>
                <w:sz w:val="18"/>
                <w:szCs w:val="18"/>
                <w:lang w:val="en-US"/>
              </w:rPr>
              <w:t xml:space="preserve"> the SUMMARIZE function. However, GROUPBY does not do an implicit CALCULATE for any extension columns that it adds. GROUPBY </w:t>
            </w:r>
            <w:r w:rsidRPr="329C1B6E" w:rsidR="330F80EE">
              <w:rPr>
                <w:rStyle w:val="normaltextrun"/>
                <w:rFonts w:ascii="Sanofi Sans" w:hAnsi="Sanofi Sans"/>
                <w:sz w:val="18"/>
                <w:szCs w:val="18"/>
                <w:lang w:val="en-US"/>
              </w:rPr>
              <w:t>permits</w:t>
            </w:r>
            <w:r w:rsidRPr="329C1B6E" w:rsidR="330F80EE">
              <w:rPr>
                <w:rStyle w:val="normaltextrun"/>
                <w:rFonts w:ascii="Sanofi Sans" w:hAnsi="Sanofi Sans"/>
                <w:sz w:val="18"/>
                <w:szCs w:val="18"/>
                <w:lang w:val="en-US"/>
              </w:rPr>
              <w:t xml:space="preserve"> a new function, CURRENTGROUP, to be used inside aggregation functions in the extension columns that it adds. GROUPBY is used to perform multiple aggregations in a single table scan</w:t>
            </w:r>
          </w:p>
        </w:tc>
      </w:tr>
      <w:tr w:rsidRPr="0021104C" w:rsidR="00DF6955" w:rsidTr="329C1B6E" w14:paraId="5B8A98EF" w14:textId="77777777">
        <w:trPr>
          <w:trHeight w:val="672"/>
        </w:trPr>
        <w:tc>
          <w:tcPr>
            <w:tcW w:w="5035" w:type="dxa"/>
            <w:tcMar/>
            <w:vAlign w:val="center"/>
          </w:tcPr>
          <w:p w:rsidRPr="00D766F2" w:rsidR="00DF6955" w:rsidP="006776F7" w:rsidRDefault="006B3E1E" w14:paraId="21044EFF" w14:textId="44FAD04D">
            <w:pPr>
              <w:rPr>
                <w:rStyle w:val="normaltextrun"/>
                <w:rFonts w:ascii="Sanofi Sans" w:hAnsi="Sanofi Sans"/>
                <w:b/>
                <w:bCs/>
                <w:sz w:val="18"/>
                <w:szCs w:val="18"/>
              </w:rPr>
            </w:pPr>
            <w:r w:rsidRPr="006B3E1E">
              <w:rPr>
                <w:rStyle w:val="normaltextrun"/>
                <w:rFonts w:ascii="Sanofi Sans" w:hAnsi="Sanofi Sans"/>
                <w:b/>
                <w:bCs/>
                <w:sz w:val="18"/>
                <w:szCs w:val="18"/>
              </w:rPr>
              <w:t>INTERSECT</w:t>
            </w:r>
            <w:r w:rsidRPr="006B3E1E">
              <w:rPr>
                <w:rStyle w:val="normaltextrun"/>
                <w:rFonts w:ascii="Sanofi Sans" w:hAnsi="Sanofi Sans"/>
                <w:sz w:val="18"/>
                <w:szCs w:val="18"/>
              </w:rPr>
              <w:t>(&lt;table_expression1&gt;, &lt;table_expression2&gt;)</w:t>
            </w:r>
          </w:p>
        </w:tc>
        <w:tc>
          <w:tcPr>
            <w:tcW w:w="4860" w:type="dxa"/>
            <w:tcMar/>
            <w:vAlign w:val="center"/>
          </w:tcPr>
          <w:p w:rsidRPr="00DF6955" w:rsidR="00DF6955" w:rsidP="329C1B6E" w:rsidRDefault="006B3E1E" w14:paraId="3D575CA9" w14:textId="41B9A41D">
            <w:pPr>
              <w:pStyle w:val="paragraph"/>
              <w:spacing w:before="0" w:beforeAutospacing="off" w:after="0" w:afterAutospacing="off"/>
              <w:textAlignment w:val="baseline"/>
              <w:rPr>
                <w:rStyle w:val="normaltextrun"/>
                <w:rFonts w:ascii="Sanofi Sans" w:hAnsi="Sanofi Sans"/>
                <w:sz w:val="18"/>
                <w:szCs w:val="18"/>
                <w:lang w:val="en-US"/>
              </w:rPr>
            </w:pPr>
            <w:r w:rsidRPr="329C1B6E" w:rsidR="3DD3DBC8">
              <w:rPr>
                <w:rStyle w:val="normaltextrun"/>
                <w:rFonts w:ascii="Sanofi Sans" w:hAnsi="Sanofi Sans"/>
                <w:sz w:val="18"/>
                <w:szCs w:val="18"/>
                <w:lang w:val="en-US"/>
              </w:rPr>
              <w:t xml:space="preserve">Returns the row intersection of two tables, </w:t>
            </w:r>
            <w:r w:rsidRPr="329C1B6E" w:rsidR="3DD3DBC8">
              <w:rPr>
                <w:rStyle w:val="normaltextrun"/>
                <w:rFonts w:ascii="Sanofi Sans" w:hAnsi="Sanofi Sans"/>
                <w:sz w:val="18"/>
                <w:szCs w:val="18"/>
                <w:lang w:val="en-US"/>
              </w:rPr>
              <w:t>retaining</w:t>
            </w:r>
            <w:r w:rsidRPr="329C1B6E" w:rsidR="3DD3DBC8">
              <w:rPr>
                <w:rStyle w:val="normaltextrun"/>
                <w:rFonts w:ascii="Sanofi Sans" w:hAnsi="Sanofi Sans"/>
                <w:sz w:val="18"/>
                <w:szCs w:val="18"/>
                <w:lang w:val="en-US"/>
              </w:rPr>
              <w:t xml:space="preserve"> duplicates</w:t>
            </w:r>
          </w:p>
        </w:tc>
      </w:tr>
      <w:tr w:rsidRPr="0021104C" w:rsidR="00D42A1E" w:rsidTr="329C1B6E" w14:paraId="43918E3D" w14:textId="77777777">
        <w:trPr>
          <w:trHeight w:val="672"/>
        </w:trPr>
        <w:tc>
          <w:tcPr>
            <w:tcW w:w="5035" w:type="dxa"/>
            <w:tcMar/>
            <w:vAlign w:val="center"/>
          </w:tcPr>
          <w:p w:rsidRPr="006B3E1E" w:rsidR="00D42A1E" w:rsidP="006776F7" w:rsidRDefault="00D42A1E" w14:paraId="35420F4A" w14:textId="1C45E6F2">
            <w:pPr>
              <w:rPr>
                <w:rStyle w:val="normaltextrun"/>
                <w:rFonts w:ascii="Sanofi Sans" w:hAnsi="Sanofi Sans"/>
                <w:b/>
                <w:bCs/>
                <w:sz w:val="18"/>
                <w:szCs w:val="18"/>
              </w:rPr>
            </w:pPr>
            <w:r w:rsidRPr="00D42A1E">
              <w:rPr>
                <w:rStyle w:val="normaltextrun"/>
                <w:rFonts w:ascii="Sanofi Sans" w:hAnsi="Sanofi Sans"/>
                <w:b/>
                <w:bCs/>
                <w:sz w:val="18"/>
                <w:szCs w:val="18"/>
              </w:rPr>
              <w:t>VALUES</w:t>
            </w:r>
            <w:r w:rsidRPr="00D42A1E">
              <w:rPr>
                <w:rStyle w:val="normaltextrun"/>
                <w:rFonts w:ascii="Sanofi Sans" w:hAnsi="Sanofi Sans"/>
                <w:sz w:val="18"/>
                <w:szCs w:val="18"/>
              </w:rPr>
              <w:t>(&lt;TableNameOrColumnName&gt;)</w:t>
            </w:r>
          </w:p>
        </w:tc>
        <w:tc>
          <w:tcPr>
            <w:tcW w:w="4860" w:type="dxa"/>
            <w:tcMar/>
            <w:vAlign w:val="center"/>
          </w:tcPr>
          <w:p w:rsidRPr="006B3E1E" w:rsidR="00D42A1E" w:rsidP="329C1B6E" w:rsidRDefault="00DC19E6" w14:paraId="42514A06" w14:textId="7D86FAD8">
            <w:pPr>
              <w:pStyle w:val="paragraph"/>
              <w:spacing w:before="0" w:beforeAutospacing="off" w:after="0" w:afterAutospacing="off"/>
              <w:textAlignment w:val="baseline"/>
              <w:rPr>
                <w:rStyle w:val="normaltextrun"/>
                <w:rFonts w:ascii="Sanofi Sans" w:hAnsi="Sanofi Sans"/>
                <w:sz w:val="18"/>
                <w:szCs w:val="18"/>
                <w:lang w:val="en-US"/>
              </w:rPr>
            </w:pPr>
            <w:r w:rsidRPr="329C1B6E" w:rsidR="33ED863B">
              <w:rPr>
                <w:rStyle w:val="normaltextrun"/>
                <w:rFonts w:ascii="Sanofi Sans" w:hAnsi="Sanofi Sans"/>
                <w:sz w:val="18"/>
                <w:szCs w:val="18"/>
                <w:lang w:val="en-US"/>
              </w:rPr>
              <w:t xml:space="preserve">When the input parameter is a column name, returns a one-column table that </w:t>
            </w:r>
            <w:r w:rsidRPr="329C1B6E" w:rsidR="33ED863B">
              <w:rPr>
                <w:rStyle w:val="normaltextrun"/>
                <w:rFonts w:ascii="Sanofi Sans" w:hAnsi="Sanofi Sans"/>
                <w:sz w:val="18"/>
                <w:szCs w:val="18"/>
                <w:lang w:val="en-US"/>
              </w:rPr>
              <w:t>contains</w:t>
            </w:r>
            <w:r w:rsidRPr="329C1B6E" w:rsidR="33ED863B">
              <w:rPr>
                <w:rStyle w:val="normaltextrun"/>
                <w:rFonts w:ascii="Sanofi Sans" w:hAnsi="Sanofi Sans"/>
                <w:sz w:val="18"/>
                <w:szCs w:val="18"/>
                <w:lang w:val="en-US"/>
              </w:rPr>
              <w:t xml:space="preserve"> the distinct values from the specified column. Duplicate values are </w:t>
            </w:r>
            <w:r w:rsidRPr="329C1B6E" w:rsidR="33ED863B">
              <w:rPr>
                <w:rStyle w:val="normaltextrun"/>
                <w:rFonts w:ascii="Sanofi Sans" w:hAnsi="Sanofi Sans"/>
                <w:sz w:val="18"/>
                <w:szCs w:val="18"/>
                <w:lang w:val="en-US"/>
              </w:rPr>
              <w:t>removed</w:t>
            </w:r>
            <w:r w:rsidRPr="329C1B6E" w:rsidR="33ED863B">
              <w:rPr>
                <w:rStyle w:val="normaltextrun"/>
                <w:rFonts w:ascii="Sanofi Sans" w:hAnsi="Sanofi Sans"/>
                <w:sz w:val="18"/>
                <w:szCs w:val="18"/>
                <w:lang w:val="en-US"/>
              </w:rPr>
              <w:t xml:space="preserve"> and only unique values are returned. A BLANK value can be added. When the input parameter is a table name, returns the rows from the specified table. Duplicate rows are preserved. A BLANK row can be added</w:t>
            </w:r>
          </w:p>
        </w:tc>
      </w:tr>
      <w:tr w:rsidRPr="0021104C" w:rsidR="00707F66" w:rsidTr="329C1B6E" w14:paraId="49F9466B" w14:textId="77777777">
        <w:trPr>
          <w:trHeight w:val="672"/>
        </w:trPr>
        <w:tc>
          <w:tcPr>
            <w:tcW w:w="5035" w:type="dxa"/>
            <w:tcMar/>
            <w:vAlign w:val="center"/>
          </w:tcPr>
          <w:p w:rsidRPr="006B3E1E" w:rsidR="00707F66" w:rsidP="006776F7" w:rsidRDefault="00D42A1E" w14:paraId="202204CE" w14:textId="6E07CB60">
            <w:pPr>
              <w:rPr>
                <w:rStyle w:val="normaltextrun"/>
                <w:rFonts w:ascii="Sanofi Sans" w:hAnsi="Sanofi Sans"/>
                <w:b/>
                <w:bCs/>
                <w:sz w:val="18"/>
                <w:szCs w:val="18"/>
              </w:rPr>
            </w:pPr>
            <w:r w:rsidRPr="00D42A1E">
              <w:rPr>
                <w:rStyle w:val="normaltextrun"/>
                <w:rFonts w:ascii="Sanofi Sans" w:hAnsi="Sanofi Sans"/>
                <w:b/>
                <w:bCs/>
                <w:sz w:val="18"/>
                <w:szCs w:val="18"/>
              </w:rPr>
              <w:t>UNION</w:t>
            </w:r>
            <w:r w:rsidRPr="00D42A1E">
              <w:rPr>
                <w:rStyle w:val="normaltextrun"/>
                <w:rFonts w:ascii="Sanofi Sans" w:hAnsi="Sanofi Sans"/>
                <w:sz w:val="18"/>
                <w:szCs w:val="18"/>
              </w:rPr>
              <w:t>(&lt;table_expression1&gt;, &lt;table_expression2&gt; [,&lt;table_expression&gt;]…)</w:t>
            </w:r>
          </w:p>
        </w:tc>
        <w:tc>
          <w:tcPr>
            <w:tcW w:w="4860" w:type="dxa"/>
            <w:tcMar/>
            <w:vAlign w:val="center"/>
          </w:tcPr>
          <w:p w:rsidRPr="006B3E1E" w:rsidR="00707F66" w:rsidP="006776F7" w:rsidRDefault="00D42A1E" w14:paraId="541F25C8" w14:textId="56425ADB">
            <w:pPr>
              <w:pStyle w:val="paragraph"/>
              <w:spacing w:before="0" w:beforeAutospacing="0" w:after="0" w:afterAutospacing="0"/>
              <w:textAlignment w:val="baseline"/>
              <w:rPr>
                <w:rStyle w:val="normaltextrun"/>
                <w:rFonts w:ascii="Sanofi Sans" w:hAnsi="Sanofi Sans"/>
                <w:sz w:val="18"/>
                <w:szCs w:val="18"/>
              </w:rPr>
            </w:pPr>
            <w:r w:rsidRPr="00D42A1E">
              <w:rPr>
                <w:rStyle w:val="normaltextrun"/>
                <w:rFonts w:ascii="Sanofi Sans" w:hAnsi="Sanofi Sans"/>
                <w:sz w:val="18"/>
                <w:szCs w:val="18"/>
              </w:rPr>
              <w:t>Creates a union (join) table from a pair of tables.</w:t>
            </w:r>
          </w:p>
        </w:tc>
      </w:tr>
      <w:tr w:rsidRPr="0021104C" w:rsidR="00DF6955" w:rsidTr="329C1B6E" w14:paraId="3C5BD4E1" w14:textId="77777777">
        <w:trPr>
          <w:trHeight w:val="672"/>
        </w:trPr>
        <w:tc>
          <w:tcPr>
            <w:tcW w:w="5035" w:type="dxa"/>
            <w:tcMar/>
            <w:vAlign w:val="center"/>
          </w:tcPr>
          <w:p w:rsidRPr="00D766F2" w:rsidR="00DF6955" w:rsidP="006776F7" w:rsidRDefault="00707F66" w14:paraId="004F88C8" w14:textId="530F617C">
            <w:pPr>
              <w:rPr>
                <w:rStyle w:val="normaltextrun"/>
                <w:rFonts w:ascii="Sanofi Sans" w:hAnsi="Sanofi Sans"/>
                <w:b/>
                <w:bCs/>
                <w:sz w:val="18"/>
                <w:szCs w:val="18"/>
              </w:rPr>
            </w:pPr>
            <w:r w:rsidRPr="00707F66">
              <w:rPr>
                <w:rStyle w:val="normaltextrun"/>
                <w:rFonts w:ascii="Sanofi Sans" w:hAnsi="Sanofi Sans"/>
                <w:b/>
                <w:bCs/>
                <w:sz w:val="18"/>
                <w:szCs w:val="18"/>
              </w:rPr>
              <w:t>Table constructor</w:t>
            </w:r>
          </w:p>
        </w:tc>
        <w:tc>
          <w:tcPr>
            <w:tcW w:w="4860" w:type="dxa"/>
            <w:tcMar/>
            <w:vAlign w:val="center"/>
          </w:tcPr>
          <w:p w:rsidR="00D637AF" w:rsidP="00D637AF" w:rsidRDefault="00D637AF" w14:paraId="62B5DAF0" w14:textId="13F38AA6">
            <w:pPr>
              <w:pStyle w:val="paragraph"/>
              <w:spacing w:before="0" w:beforeAutospacing="0" w:after="0" w:afterAutospacing="0"/>
              <w:textAlignment w:val="baseline"/>
              <w:rPr>
                <w:rStyle w:val="normaltextrun"/>
                <w:rFonts w:ascii="Sanofi Sans" w:hAnsi="Sanofi Sans"/>
                <w:sz w:val="18"/>
                <w:szCs w:val="18"/>
              </w:rPr>
            </w:pPr>
            <w:r w:rsidRPr="00D637AF">
              <w:rPr>
                <w:rStyle w:val="normaltextrun"/>
                <w:rFonts w:ascii="Sanofi Sans" w:hAnsi="Sanofi Sans"/>
                <w:sz w:val="18"/>
                <w:szCs w:val="18"/>
              </w:rPr>
              <w:t>Returns a table of one or more columns.</w:t>
            </w:r>
          </w:p>
          <w:p w:rsidRPr="00707F66" w:rsidR="00707F66" w:rsidP="329C1B6E" w:rsidRDefault="00707F66" w14:paraId="2A8AB73C" w14:textId="6EBCF953">
            <w:pPr>
              <w:pStyle w:val="paragraph"/>
              <w:spacing w:before="0" w:beforeAutospacing="off" w:after="0" w:afterAutospacing="off"/>
              <w:textAlignment w:val="baseline"/>
              <w:rPr>
                <w:rStyle w:val="normaltextrun"/>
                <w:rFonts w:ascii="Sanofi Sans" w:hAnsi="Sanofi Sans"/>
                <w:sz w:val="18"/>
                <w:szCs w:val="18"/>
                <w:lang w:val="en-US"/>
              </w:rPr>
            </w:pPr>
            <w:r w:rsidRPr="329C1B6E" w:rsidR="29A07558">
              <w:rPr>
                <w:rStyle w:val="normaltextrun"/>
                <w:rFonts w:ascii="Sanofi Sans" w:hAnsi="Sanofi Sans"/>
                <w:sz w:val="18"/>
                <w:szCs w:val="18"/>
                <w:lang w:val="en-US"/>
              </w:rPr>
              <w:t>{ &lt;</w:t>
            </w:r>
            <w:r w:rsidRPr="329C1B6E" w:rsidR="29A07558">
              <w:rPr>
                <w:rStyle w:val="normaltextrun"/>
                <w:rFonts w:ascii="Sanofi Sans" w:hAnsi="Sanofi Sans"/>
                <w:sz w:val="18"/>
                <w:szCs w:val="18"/>
                <w:lang w:val="en-US"/>
              </w:rPr>
              <w:t xml:space="preserve">scalarExpr1&gt;, &lt;scalarExpr2&gt;, </w:t>
            </w:r>
            <w:r w:rsidRPr="329C1B6E" w:rsidR="29A07558">
              <w:rPr>
                <w:rStyle w:val="normaltextrun"/>
                <w:rFonts w:ascii="Sanofi Sans" w:hAnsi="Sanofi Sans"/>
                <w:sz w:val="18"/>
                <w:szCs w:val="18"/>
                <w:lang w:val="en-US"/>
              </w:rPr>
              <w:t>… }</w:t>
            </w:r>
            <w:r w:rsidRPr="329C1B6E" w:rsidR="29A07558">
              <w:rPr>
                <w:rStyle w:val="normaltextrun"/>
                <w:rFonts w:ascii="Sanofi Sans" w:hAnsi="Sanofi Sans"/>
                <w:sz w:val="18"/>
                <w:szCs w:val="18"/>
                <w:lang w:val="en-US"/>
              </w:rPr>
              <w:t xml:space="preserve"> </w:t>
            </w:r>
          </w:p>
          <w:p w:rsidRPr="00DF6955" w:rsidR="00DF6955" w:rsidP="329C1B6E" w:rsidRDefault="00707F66" w14:paraId="063F102A" w14:textId="26A43C02">
            <w:pPr>
              <w:pStyle w:val="paragraph"/>
              <w:spacing w:before="0" w:beforeAutospacing="off" w:after="0" w:afterAutospacing="off"/>
              <w:textAlignment w:val="baseline"/>
              <w:rPr>
                <w:rStyle w:val="normaltextrun"/>
                <w:rFonts w:ascii="Sanofi Sans" w:hAnsi="Sanofi Sans"/>
                <w:sz w:val="18"/>
                <w:szCs w:val="18"/>
                <w:lang w:val="en-US"/>
              </w:rPr>
            </w:pPr>
            <w:r w:rsidRPr="329C1B6E" w:rsidR="29A07558">
              <w:rPr>
                <w:rStyle w:val="normaltextrun"/>
                <w:rFonts w:ascii="Sanofi Sans" w:hAnsi="Sanofi Sans"/>
                <w:sz w:val="18"/>
                <w:szCs w:val="18"/>
                <w:lang w:val="en-US"/>
              </w:rPr>
              <w:t>{ (</w:t>
            </w:r>
            <w:r w:rsidRPr="329C1B6E" w:rsidR="29A07558">
              <w:rPr>
                <w:rStyle w:val="normaltextrun"/>
                <w:rFonts w:ascii="Sanofi Sans" w:hAnsi="Sanofi Sans"/>
                <w:sz w:val="18"/>
                <w:szCs w:val="18"/>
                <w:lang w:val="en-US"/>
              </w:rPr>
              <w:t xml:space="preserve"> &lt;scalarExpr1&gt;, &lt;scalarExpr2&gt;, </w:t>
            </w:r>
            <w:r w:rsidRPr="329C1B6E" w:rsidR="29A07558">
              <w:rPr>
                <w:rStyle w:val="normaltextrun"/>
                <w:rFonts w:ascii="Sanofi Sans" w:hAnsi="Sanofi Sans"/>
                <w:sz w:val="18"/>
                <w:szCs w:val="18"/>
                <w:lang w:val="en-US"/>
              </w:rPr>
              <w:t>… )</w:t>
            </w:r>
            <w:r w:rsidRPr="329C1B6E" w:rsidR="29A07558">
              <w:rPr>
                <w:rStyle w:val="normaltextrun"/>
                <w:rFonts w:ascii="Sanofi Sans" w:hAnsi="Sanofi Sans"/>
                <w:sz w:val="18"/>
                <w:szCs w:val="18"/>
                <w:lang w:val="en-US"/>
              </w:rPr>
              <w:t xml:space="preserve">, </w:t>
            </w:r>
            <w:r w:rsidRPr="329C1B6E" w:rsidR="29A07558">
              <w:rPr>
                <w:rStyle w:val="normaltextrun"/>
                <w:rFonts w:ascii="Sanofi Sans" w:hAnsi="Sanofi Sans"/>
                <w:sz w:val="18"/>
                <w:szCs w:val="18"/>
                <w:lang w:val="en-US"/>
              </w:rPr>
              <w:t>( &lt;</w:t>
            </w:r>
            <w:r w:rsidRPr="329C1B6E" w:rsidR="29A07558">
              <w:rPr>
                <w:rStyle w:val="normaltextrun"/>
                <w:rFonts w:ascii="Sanofi Sans" w:hAnsi="Sanofi Sans"/>
                <w:sz w:val="18"/>
                <w:szCs w:val="18"/>
                <w:lang w:val="en-US"/>
              </w:rPr>
              <w:t xml:space="preserve">scalarExpr1&gt;, &lt;scalarExpr2&gt;, </w:t>
            </w:r>
            <w:r w:rsidRPr="329C1B6E" w:rsidR="29A07558">
              <w:rPr>
                <w:rStyle w:val="normaltextrun"/>
                <w:rFonts w:ascii="Sanofi Sans" w:hAnsi="Sanofi Sans"/>
                <w:sz w:val="18"/>
                <w:szCs w:val="18"/>
                <w:lang w:val="en-US"/>
              </w:rPr>
              <w:t>… )</w:t>
            </w:r>
            <w:r w:rsidRPr="329C1B6E" w:rsidR="29A07558">
              <w:rPr>
                <w:rStyle w:val="normaltextrun"/>
                <w:rFonts w:ascii="Sanofi Sans" w:hAnsi="Sanofi Sans"/>
                <w:sz w:val="18"/>
                <w:szCs w:val="18"/>
                <w:lang w:val="en-US"/>
              </w:rPr>
              <w:t xml:space="preserve">, </w:t>
            </w:r>
            <w:r w:rsidRPr="329C1B6E" w:rsidR="29A07558">
              <w:rPr>
                <w:rStyle w:val="normaltextrun"/>
                <w:rFonts w:ascii="Sanofi Sans" w:hAnsi="Sanofi Sans"/>
                <w:sz w:val="18"/>
                <w:szCs w:val="18"/>
                <w:lang w:val="en-US"/>
              </w:rPr>
              <w:t>… }</w:t>
            </w:r>
          </w:p>
        </w:tc>
      </w:tr>
    </w:tbl>
    <w:p w:rsidR="00761B53" w:rsidP="006808EE" w:rsidRDefault="00761B53" w14:paraId="3EE8DC8A" w14:textId="24C7A183"/>
    <w:tbl>
      <w:tblPr>
        <w:tblStyle w:val="TableGrid"/>
        <w:tblW w:w="9895" w:type="dxa"/>
        <w:tblLook w:val="04A0" w:firstRow="1" w:lastRow="0" w:firstColumn="1" w:lastColumn="0" w:noHBand="0" w:noVBand="1"/>
      </w:tblPr>
      <w:tblGrid>
        <w:gridCol w:w="5035"/>
        <w:gridCol w:w="4860"/>
      </w:tblGrid>
      <w:tr w:rsidRPr="000D1B54" w:rsidR="00761B53" w:rsidTr="329C1B6E" w14:paraId="638ECB8C" w14:textId="77777777">
        <w:trPr>
          <w:trHeight w:val="478"/>
        </w:trPr>
        <w:tc>
          <w:tcPr>
            <w:tcW w:w="9895" w:type="dxa"/>
            <w:gridSpan w:val="2"/>
            <w:shd w:val="clear" w:color="auto" w:fill="D9D9D9" w:themeFill="background1" w:themeFillShade="D9"/>
            <w:tcMar/>
            <w:vAlign w:val="center"/>
          </w:tcPr>
          <w:p w:rsidRPr="000D1B54" w:rsidR="00761B53" w:rsidP="006776F7" w:rsidRDefault="00761B53" w14:paraId="23FE083D" w14:textId="66EE51D0">
            <w:pPr>
              <w:rPr>
                <w:rFonts w:ascii="Sanofi Sans" w:hAnsi="Sanofi Sans"/>
                <w:b/>
                <w:bCs/>
              </w:rPr>
            </w:pPr>
            <w:r>
              <w:rPr>
                <w:rFonts w:ascii="Sanofi Sans" w:hAnsi="Sanofi Sans"/>
                <w:b/>
                <w:bCs/>
              </w:rPr>
              <w:t xml:space="preserve"> Text F</w:t>
            </w:r>
            <w:r w:rsidRPr="000D1B54">
              <w:rPr>
                <w:rFonts w:ascii="Sanofi Sans" w:hAnsi="Sanofi Sans"/>
                <w:b/>
                <w:bCs/>
              </w:rPr>
              <w:t>unctions</w:t>
            </w:r>
          </w:p>
        </w:tc>
      </w:tr>
      <w:tr w:rsidRPr="0021104C" w:rsidR="00761B53" w:rsidTr="329C1B6E" w14:paraId="716D2205" w14:textId="77777777">
        <w:trPr>
          <w:trHeight w:val="672"/>
        </w:trPr>
        <w:tc>
          <w:tcPr>
            <w:tcW w:w="5035" w:type="dxa"/>
            <w:tcMar/>
            <w:vAlign w:val="center"/>
          </w:tcPr>
          <w:p w:rsidRPr="0021104C" w:rsidR="00761B53" w:rsidP="006776F7" w:rsidRDefault="00B6745E" w14:paraId="7823AD52" w14:textId="7DAF509D">
            <w:pPr>
              <w:rPr>
                <w:sz w:val="20"/>
                <w:szCs w:val="20"/>
              </w:rPr>
            </w:pPr>
            <w:r w:rsidRPr="00B6745E">
              <w:rPr>
                <w:rStyle w:val="normaltextrun"/>
                <w:rFonts w:ascii="Sanofi Sans" w:hAnsi="Sanofi Sans"/>
                <w:b/>
                <w:bCs/>
                <w:sz w:val="18"/>
                <w:szCs w:val="18"/>
              </w:rPr>
              <w:t>CONCATENATE</w:t>
            </w:r>
            <w:r w:rsidRPr="00B6745E">
              <w:rPr>
                <w:rStyle w:val="normaltextrun"/>
                <w:rFonts w:ascii="Sanofi Sans" w:hAnsi="Sanofi Sans"/>
                <w:sz w:val="18"/>
                <w:szCs w:val="18"/>
              </w:rPr>
              <w:t>(&lt;text1&gt;, &lt;text2&gt;)</w:t>
            </w:r>
          </w:p>
        </w:tc>
        <w:tc>
          <w:tcPr>
            <w:tcW w:w="4860" w:type="dxa"/>
            <w:tcMar/>
            <w:vAlign w:val="center"/>
          </w:tcPr>
          <w:p w:rsidRPr="0021104C" w:rsidR="00761B53" w:rsidP="006776F7" w:rsidRDefault="00101135" w14:paraId="0BBD1F79" w14:textId="1895D894">
            <w:pPr>
              <w:rPr>
                <w:sz w:val="20"/>
                <w:szCs w:val="20"/>
              </w:rPr>
            </w:pPr>
            <w:r w:rsidRPr="00101135">
              <w:rPr>
                <w:rStyle w:val="normaltextrun"/>
                <w:rFonts w:ascii="Sanofi Sans" w:hAnsi="Sanofi Sans"/>
                <w:sz w:val="18"/>
                <w:szCs w:val="18"/>
              </w:rPr>
              <w:t>Joins two text strings into one text string</w:t>
            </w:r>
          </w:p>
        </w:tc>
      </w:tr>
      <w:tr w:rsidRPr="0021104C" w:rsidR="00761B53" w:rsidTr="329C1B6E" w14:paraId="46104777" w14:textId="77777777">
        <w:trPr>
          <w:trHeight w:val="672"/>
        </w:trPr>
        <w:tc>
          <w:tcPr>
            <w:tcW w:w="5035" w:type="dxa"/>
            <w:tcMar/>
            <w:vAlign w:val="center"/>
          </w:tcPr>
          <w:p w:rsidRPr="0021104C" w:rsidR="00761B53" w:rsidP="006776F7" w:rsidRDefault="00101135" w14:paraId="02BF1B72" w14:textId="3535C792">
            <w:pPr>
              <w:rPr>
                <w:sz w:val="20"/>
                <w:szCs w:val="20"/>
              </w:rPr>
            </w:pPr>
            <w:r w:rsidRPr="00101135">
              <w:rPr>
                <w:rStyle w:val="normaltextrun"/>
                <w:rFonts w:ascii="Sanofi Sans" w:hAnsi="Sanofi Sans"/>
                <w:b/>
                <w:bCs/>
                <w:sz w:val="18"/>
                <w:szCs w:val="18"/>
              </w:rPr>
              <w:t>CONCATENATEX</w:t>
            </w:r>
            <w:r w:rsidRPr="00101135">
              <w:rPr>
                <w:rStyle w:val="normaltextrun"/>
                <w:rFonts w:ascii="Sanofi Sans" w:hAnsi="Sanofi Sans"/>
                <w:sz w:val="18"/>
                <w:szCs w:val="18"/>
              </w:rPr>
              <w:t>(&lt;table&gt;, &lt;expression&gt;[, &lt;delimiter&gt; [, &lt;orderBy_expression&gt; [, &lt;order&gt;]]...])</w:t>
            </w:r>
            <w:r>
              <w:rPr>
                <w:rStyle w:val="normaltextrun"/>
                <w:rFonts w:ascii="Sanofi Sans" w:hAnsi="Sanofi Sans"/>
                <w:sz w:val="18"/>
                <w:szCs w:val="18"/>
              </w:rPr>
              <w:t xml:space="preserve"> </w:t>
            </w:r>
            <w:r w:rsidRPr="005A37B4">
              <w:rPr>
                <w:rStyle w:val="normaltextrun"/>
                <w:rFonts w:ascii="Sanofi Sans" w:hAnsi="Sanofi Sans"/>
                <w:noProof/>
                <w:color w:val="000000"/>
                <w:sz w:val="18"/>
                <w:szCs w:val="18"/>
                <w:shd w:val="clear" w:color="auto" w:fill="FFFFFF"/>
              </w:rPr>
              <w:drawing>
                <wp:inline distT="0" distB="0" distL="0" distR="0" wp14:anchorId="6B35F9BD" wp14:editId="10BAAF5D">
                  <wp:extent cx="458164" cy="161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0461" cy="162737"/>
                          </a:xfrm>
                          <a:prstGeom prst="rect">
                            <a:avLst/>
                          </a:prstGeom>
                          <a:noFill/>
                        </pic:spPr>
                      </pic:pic>
                    </a:graphicData>
                  </a:graphic>
                </wp:inline>
              </w:drawing>
            </w:r>
          </w:p>
        </w:tc>
        <w:tc>
          <w:tcPr>
            <w:tcW w:w="4860" w:type="dxa"/>
            <w:tcMar/>
            <w:vAlign w:val="center"/>
          </w:tcPr>
          <w:p w:rsidRPr="0021104C" w:rsidR="00761B53" w:rsidP="006776F7" w:rsidRDefault="000076BD" w14:paraId="788CA12E" w14:textId="7A9D99AB">
            <w:pPr>
              <w:rPr>
                <w:sz w:val="20"/>
                <w:szCs w:val="20"/>
              </w:rPr>
            </w:pPr>
            <w:r w:rsidRPr="000076BD">
              <w:rPr>
                <w:rStyle w:val="normaltextrun"/>
                <w:rFonts w:ascii="Sanofi Sans" w:hAnsi="Sanofi Sans"/>
                <w:sz w:val="18"/>
                <w:szCs w:val="18"/>
              </w:rPr>
              <w:t>Concatenates the result of an expression evaluated for each row in a table</w:t>
            </w:r>
          </w:p>
        </w:tc>
      </w:tr>
      <w:tr w:rsidRPr="0021104C" w:rsidR="00761B53" w:rsidTr="329C1B6E" w14:paraId="4D58C3EB" w14:textId="77777777">
        <w:trPr>
          <w:trHeight w:val="672"/>
        </w:trPr>
        <w:tc>
          <w:tcPr>
            <w:tcW w:w="5035" w:type="dxa"/>
            <w:tcMar/>
            <w:vAlign w:val="center"/>
          </w:tcPr>
          <w:p w:rsidRPr="0021104C" w:rsidR="00761B53" w:rsidP="006776F7" w:rsidRDefault="000076BD" w14:paraId="79928468" w14:textId="3123A195">
            <w:pPr>
              <w:rPr>
                <w:sz w:val="20"/>
                <w:szCs w:val="20"/>
              </w:rPr>
            </w:pPr>
            <w:r w:rsidRPr="000076BD">
              <w:rPr>
                <w:rStyle w:val="normaltextrun"/>
                <w:rFonts w:ascii="Sanofi Sans" w:hAnsi="Sanofi Sans"/>
                <w:b/>
                <w:bCs/>
                <w:sz w:val="18"/>
                <w:szCs w:val="18"/>
              </w:rPr>
              <w:t>EXACT</w:t>
            </w:r>
            <w:r w:rsidRPr="000076BD">
              <w:rPr>
                <w:rStyle w:val="normaltextrun"/>
                <w:rFonts w:ascii="Sanofi Sans" w:hAnsi="Sanofi Sans"/>
                <w:sz w:val="18"/>
                <w:szCs w:val="18"/>
              </w:rPr>
              <w:t>(&lt;text1&gt;,&lt;text2&gt;)</w:t>
            </w:r>
          </w:p>
        </w:tc>
        <w:tc>
          <w:tcPr>
            <w:tcW w:w="4860" w:type="dxa"/>
            <w:tcMar/>
            <w:vAlign w:val="center"/>
          </w:tcPr>
          <w:p w:rsidRPr="0021104C" w:rsidR="00761B53" w:rsidP="329C1B6E" w:rsidRDefault="00FE250F" w14:paraId="04EE845E" w14:textId="78197EBA">
            <w:pPr>
              <w:pStyle w:val="paragraph"/>
              <w:spacing w:before="0" w:beforeAutospacing="off" w:after="0" w:afterAutospacing="off"/>
              <w:textAlignment w:val="baseline"/>
              <w:rPr>
                <w:sz w:val="20"/>
                <w:szCs w:val="20"/>
                <w:lang w:val="en-US"/>
              </w:rPr>
            </w:pPr>
            <w:r w:rsidRPr="329C1B6E" w:rsidR="09FE840A">
              <w:rPr>
                <w:rStyle w:val="normaltextrun"/>
                <w:rFonts w:ascii="Sanofi Sans" w:hAnsi="Sanofi Sans"/>
                <w:sz w:val="18"/>
                <w:szCs w:val="18"/>
                <w:lang w:val="en-US"/>
              </w:rPr>
              <w:t>Compares two text strings and returns TRUE if they are exactly the same, otherwise returns FALSE.</w:t>
            </w:r>
            <w:r w:rsidRPr="329C1B6E" w:rsidR="09FE840A">
              <w:rPr>
                <w:rStyle w:val="normaltextrun"/>
                <w:rFonts w:ascii="Sanofi Sans" w:hAnsi="Sanofi Sans"/>
                <w:sz w:val="18"/>
                <w:szCs w:val="18"/>
                <w:lang w:val="en-US"/>
              </w:rPr>
              <w:t xml:space="preserve"> EXACT is case-sensitive but ignores formatting differences. EXACT is case-sensitive</w:t>
            </w:r>
          </w:p>
        </w:tc>
      </w:tr>
      <w:tr w:rsidRPr="0021104C" w:rsidR="00761B53" w:rsidTr="329C1B6E" w14:paraId="0CF840C3" w14:textId="77777777">
        <w:trPr>
          <w:trHeight w:val="672"/>
        </w:trPr>
        <w:tc>
          <w:tcPr>
            <w:tcW w:w="5035" w:type="dxa"/>
            <w:tcMar/>
            <w:vAlign w:val="center"/>
          </w:tcPr>
          <w:p w:rsidRPr="0021104C" w:rsidR="00761B53" w:rsidP="006776F7" w:rsidRDefault="00FE250F" w14:paraId="6160E9EF" w14:textId="3858324A">
            <w:pPr>
              <w:rPr>
                <w:sz w:val="20"/>
                <w:szCs w:val="20"/>
              </w:rPr>
            </w:pPr>
            <w:r w:rsidRPr="00FE250F">
              <w:rPr>
                <w:rStyle w:val="normaltextrun"/>
                <w:rFonts w:ascii="Sanofi Sans" w:hAnsi="Sanofi Sans"/>
                <w:b/>
                <w:bCs/>
                <w:sz w:val="18"/>
                <w:szCs w:val="18"/>
              </w:rPr>
              <w:t>FIND</w:t>
            </w:r>
            <w:r w:rsidRPr="00FE250F">
              <w:rPr>
                <w:rStyle w:val="normaltextrun"/>
                <w:rFonts w:ascii="Sanofi Sans" w:hAnsi="Sanofi Sans"/>
                <w:sz w:val="18"/>
                <w:szCs w:val="18"/>
              </w:rPr>
              <w:t>(&lt;find_text&gt;, &lt;within_text&gt;[, [&lt;start_num&gt;][, &lt;NotFoundValue&gt;]])</w:t>
            </w:r>
          </w:p>
        </w:tc>
        <w:tc>
          <w:tcPr>
            <w:tcW w:w="4860" w:type="dxa"/>
            <w:tcMar/>
            <w:vAlign w:val="center"/>
          </w:tcPr>
          <w:p w:rsidRPr="0021104C" w:rsidR="00761B53" w:rsidP="006776F7" w:rsidRDefault="00DF2124" w14:paraId="5DFB4E50" w14:textId="7E4E1A22">
            <w:pPr>
              <w:pStyle w:val="paragraph"/>
              <w:spacing w:before="0" w:beforeAutospacing="0" w:after="0" w:afterAutospacing="0"/>
              <w:textAlignment w:val="baseline"/>
              <w:rPr>
                <w:sz w:val="20"/>
                <w:szCs w:val="20"/>
              </w:rPr>
            </w:pPr>
            <w:r w:rsidRPr="00DF2124">
              <w:rPr>
                <w:rStyle w:val="normaltextrun"/>
                <w:rFonts w:ascii="Sanofi Sans" w:hAnsi="Sanofi Sans"/>
                <w:sz w:val="18"/>
                <w:szCs w:val="18"/>
              </w:rPr>
              <w:t>Returns the starting position of one text string within another text string. FIND is case-sensitive</w:t>
            </w:r>
          </w:p>
        </w:tc>
      </w:tr>
      <w:tr w:rsidRPr="0021104C" w:rsidR="00FE250F" w:rsidTr="329C1B6E" w14:paraId="3AA19937" w14:textId="77777777">
        <w:trPr>
          <w:trHeight w:val="672"/>
        </w:trPr>
        <w:tc>
          <w:tcPr>
            <w:tcW w:w="5035" w:type="dxa"/>
            <w:tcMar/>
            <w:vAlign w:val="center"/>
          </w:tcPr>
          <w:p w:rsidRPr="00FE250F" w:rsidR="00FE250F" w:rsidP="006776F7" w:rsidRDefault="00DF2124" w14:paraId="62BDC017" w14:textId="672D4744">
            <w:pPr>
              <w:rPr>
                <w:rStyle w:val="normaltextrun"/>
                <w:rFonts w:ascii="Sanofi Sans" w:hAnsi="Sanofi Sans"/>
                <w:b/>
                <w:bCs/>
                <w:sz w:val="18"/>
                <w:szCs w:val="18"/>
              </w:rPr>
            </w:pPr>
            <w:r w:rsidRPr="00DF2124">
              <w:rPr>
                <w:rStyle w:val="normaltextrun"/>
                <w:rFonts w:ascii="Sanofi Sans" w:hAnsi="Sanofi Sans"/>
                <w:b/>
                <w:bCs/>
                <w:sz w:val="18"/>
                <w:szCs w:val="18"/>
              </w:rPr>
              <w:t>FORMAT</w:t>
            </w:r>
            <w:r w:rsidRPr="00DF2124">
              <w:rPr>
                <w:rStyle w:val="normaltextrun"/>
                <w:rFonts w:ascii="Sanofi Sans" w:hAnsi="Sanofi Sans"/>
                <w:sz w:val="18"/>
                <w:szCs w:val="18"/>
              </w:rPr>
              <w:t>(&lt;value&gt;, &lt;format_string&gt;[, &lt;locale_name&gt;])</w:t>
            </w:r>
          </w:p>
        </w:tc>
        <w:tc>
          <w:tcPr>
            <w:tcW w:w="4860" w:type="dxa"/>
            <w:tcMar/>
            <w:vAlign w:val="center"/>
          </w:tcPr>
          <w:p w:rsidR="00FE250F" w:rsidP="006776F7" w:rsidRDefault="002D64AA" w14:paraId="247F16FC" w14:textId="7A54035B">
            <w:pPr>
              <w:pStyle w:val="paragraph"/>
              <w:spacing w:before="0" w:beforeAutospacing="0" w:after="0" w:afterAutospacing="0"/>
              <w:textAlignment w:val="baseline"/>
              <w:rPr>
                <w:rStyle w:val="normaltextrun"/>
                <w:rFonts w:ascii="Sanofi Sans" w:hAnsi="Sanofi Sans"/>
                <w:sz w:val="18"/>
                <w:szCs w:val="18"/>
              </w:rPr>
            </w:pPr>
            <w:r w:rsidRPr="002D64AA">
              <w:rPr>
                <w:rStyle w:val="normaltextrun"/>
                <w:rFonts w:ascii="Sanofi Sans" w:hAnsi="Sanofi Sans"/>
                <w:sz w:val="18"/>
                <w:szCs w:val="18"/>
              </w:rPr>
              <w:t>Converts a value to text according to the specified format</w:t>
            </w:r>
          </w:p>
        </w:tc>
      </w:tr>
      <w:tr w:rsidRPr="0021104C" w:rsidR="00FE250F" w:rsidTr="329C1B6E" w14:paraId="15B971B6" w14:textId="77777777">
        <w:trPr>
          <w:trHeight w:val="672"/>
        </w:trPr>
        <w:tc>
          <w:tcPr>
            <w:tcW w:w="5035" w:type="dxa"/>
            <w:tcMar/>
            <w:vAlign w:val="center"/>
          </w:tcPr>
          <w:p w:rsidRPr="00FE250F" w:rsidR="00FE250F" w:rsidP="006776F7" w:rsidRDefault="002D64AA" w14:paraId="026252FB" w14:textId="0CF0901B">
            <w:pPr>
              <w:rPr>
                <w:rStyle w:val="normaltextrun"/>
                <w:rFonts w:ascii="Sanofi Sans" w:hAnsi="Sanofi Sans"/>
                <w:b/>
                <w:bCs/>
                <w:sz w:val="18"/>
                <w:szCs w:val="18"/>
              </w:rPr>
            </w:pPr>
            <w:r w:rsidRPr="002D64AA">
              <w:rPr>
                <w:rStyle w:val="normaltextrun"/>
                <w:rFonts w:ascii="Sanofi Sans" w:hAnsi="Sanofi Sans"/>
                <w:b/>
                <w:bCs/>
                <w:sz w:val="18"/>
                <w:szCs w:val="18"/>
              </w:rPr>
              <w:t>LEFT</w:t>
            </w:r>
            <w:r w:rsidRPr="002D64AA">
              <w:rPr>
                <w:rStyle w:val="normaltextrun"/>
                <w:rFonts w:ascii="Sanofi Sans" w:hAnsi="Sanofi Sans"/>
                <w:sz w:val="18"/>
                <w:szCs w:val="18"/>
              </w:rPr>
              <w:t>(&lt;text&gt;, &lt;num_chars&gt;)</w:t>
            </w:r>
          </w:p>
        </w:tc>
        <w:tc>
          <w:tcPr>
            <w:tcW w:w="4860" w:type="dxa"/>
            <w:tcMar/>
            <w:vAlign w:val="center"/>
          </w:tcPr>
          <w:p w:rsidR="00FE250F" w:rsidP="006776F7" w:rsidRDefault="002D64AA" w14:paraId="11160B3A" w14:textId="5F2FF46A">
            <w:pPr>
              <w:pStyle w:val="paragraph"/>
              <w:spacing w:before="0" w:beforeAutospacing="0" w:after="0" w:afterAutospacing="0"/>
              <w:textAlignment w:val="baseline"/>
              <w:rPr>
                <w:rStyle w:val="normaltextrun"/>
                <w:rFonts w:ascii="Sanofi Sans" w:hAnsi="Sanofi Sans"/>
                <w:sz w:val="18"/>
                <w:szCs w:val="18"/>
              </w:rPr>
            </w:pPr>
            <w:r w:rsidRPr="002D64AA">
              <w:rPr>
                <w:rStyle w:val="normaltextrun"/>
                <w:rFonts w:ascii="Sanofi Sans" w:hAnsi="Sanofi Sans"/>
                <w:sz w:val="18"/>
                <w:szCs w:val="18"/>
              </w:rPr>
              <w:t>Returns the specified number of characters from the start of a text string</w:t>
            </w:r>
          </w:p>
        </w:tc>
      </w:tr>
      <w:tr w:rsidRPr="0021104C" w:rsidR="00FE250F" w:rsidTr="329C1B6E" w14:paraId="210AE7F5" w14:textId="77777777">
        <w:trPr>
          <w:trHeight w:val="672"/>
        </w:trPr>
        <w:tc>
          <w:tcPr>
            <w:tcW w:w="5035" w:type="dxa"/>
            <w:tcMar/>
            <w:vAlign w:val="center"/>
          </w:tcPr>
          <w:p w:rsidRPr="00FE250F" w:rsidR="00FE250F" w:rsidP="006776F7" w:rsidRDefault="004F5F1B" w14:paraId="04754138" w14:textId="19BDC509">
            <w:pPr>
              <w:rPr>
                <w:rStyle w:val="normaltextrun"/>
                <w:rFonts w:ascii="Sanofi Sans" w:hAnsi="Sanofi Sans"/>
                <w:b/>
                <w:bCs/>
                <w:sz w:val="18"/>
                <w:szCs w:val="18"/>
              </w:rPr>
            </w:pPr>
            <w:r w:rsidRPr="004F5F1B">
              <w:rPr>
                <w:rStyle w:val="normaltextrun"/>
                <w:rFonts w:ascii="Sanofi Sans" w:hAnsi="Sanofi Sans"/>
                <w:b/>
                <w:bCs/>
                <w:sz w:val="18"/>
                <w:szCs w:val="18"/>
              </w:rPr>
              <w:t>RIGHT</w:t>
            </w:r>
            <w:r w:rsidRPr="004F5F1B">
              <w:rPr>
                <w:rStyle w:val="normaltextrun"/>
                <w:rFonts w:ascii="Sanofi Sans" w:hAnsi="Sanofi Sans"/>
                <w:sz w:val="18"/>
                <w:szCs w:val="18"/>
              </w:rPr>
              <w:t>(&lt;text&gt;, &lt;num_chars&gt;)</w:t>
            </w:r>
          </w:p>
        </w:tc>
        <w:tc>
          <w:tcPr>
            <w:tcW w:w="4860" w:type="dxa"/>
            <w:tcMar/>
            <w:vAlign w:val="center"/>
          </w:tcPr>
          <w:p w:rsidR="00FE250F" w:rsidP="006776F7" w:rsidRDefault="004F5F1B" w14:paraId="2153A5C3" w14:textId="18D5024C">
            <w:pPr>
              <w:pStyle w:val="paragraph"/>
              <w:spacing w:before="0" w:beforeAutospacing="0" w:after="0" w:afterAutospacing="0"/>
              <w:textAlignment w:val="baseline"/>
              <w:rPr>
                <w:rStyle w:val="normaltextrun"/>
                <w:rFonts w:ascii="Sanofi Sans" w:hAnsi="Sanofi Sans"/>
                <w:sz w:val="18"/>
                <w:szCs w:val="18"/>
              </w:rPr>
            </w:pPr>
            <w:r w:rsidRPr="004F5F1B">
              <w:rPr>
                <w:rStyle w:val="normaltextrun"/>
                <w:rFonts w:ascii="Sanofi Sans" w:hAnsi="Sanofi Sans"/>
                <w:sz w:val="18"/>
                <w:szCs w:val="18"/>
              </w:rPr>
              <w:t>RIGHT returns the last character or characters in a text string, based on the number of characters you specify</w:t>
            </w:r>
          </w:p>
        </w:tc>
      </w:tr>
      <w:tr w:rsidRPr="0021104C" w:rsidR="00761B53" w:rsidTr="329C1B6E" w14:paraId="25E0D913" w14:textId="77777777">
        <w:trPr>
          <w:trHeight w:val="672"/>
        </w:trPr>
        <w:tc>
          <w:tcPr>
            <w:tcW w:w="5035" w:type="dxa"/>
            <w:tcMar/>
            <w:vAlign w:val="center"/>
          </w:tcPr>
          <w:p w:rsidRPr="0021104C" w:rsidR="00761B53" w:rsidP="006776F7" w:rsidRDefault="006874CB" w14:paraId="2AD92952" w14:textId="472880DB">
            <w:pPr>
              <w:rPr>
                <w:rStyle w:val="normaltextrun"/>
                <w:rFonts w:ascii="Sanofi Sans" w:hAnsi="Sanofi Sans" w:cs="Arial"/>
                <w:b/>
                <w:bCs/>
                <w:sz w:val="20"/>
                <w:szCs w:val="20"/>
              </w:rPr>
            </w:pPr>
            <w:r w:rsidRPr="006874CB">
              <w:rPr>
                <w:rStyle w:val="normaltextrun"/>
                <w:rFonts w:ascii="Sanofi Sans" w:hAnsi="Sanofi Sans"/>
                <w:b/>
                <w:bCs/>
                <w:sz w:val="18"/>
                <w:szCs w:val="18"/>
              </w:rPr>
              <w:t>LEN</w:t>
            </w:r>
            <w:r w:rsidRPr="006874CB">
              <w:rPr>
                <w:rStyle w:val="normaltextrun"/>
                <w:rFonts w:ascii="Sanofi Sans" w:hAnsi="Sanofi Sans"/>
                <w:sz w:val="18"/>
                <w:szCs w:val="18"/>
              </w:rPr>
              <w:t>(&lt;text&gt;)</w:t>
            </w:r>
          </w:p>
        </w:tc>
        <w:tc>
          <w:tcPr>
            <w:tcW w:w="4860" w:type="dxa"/>
            <w:tcMar/>
            <w:vAlign w:val="center"/>
          </w:tcPr>
          <w:p w:rsidRPr="0021104C" w:rsidR="00761B53" w:rsidP="006776F7" w:rsidRDefault="006874CB" w14:paraId="3A7E99D8" w14:textId="072CE98B">
            <w:pPr>
              <w:pStyle w:val="paragraph"/>
              <w:spacing w:before="0" w:beforeAutospacing="0" w:after="0" w:afterAutospacing="0"/>
              <w:textAlignment w:val="baseline"/>
              <w:rPr>
                <w:rStyle w:val="normaltextrun"/>
                <w:rFonts w:ascii="Sanofi Sans" w:hAnsi="Sanofi Sans" w:cs="Arial"/>
                <w:sz w:val="20"/>
                <w:szCs w:val="20"/>
              </w:rPr>
            </w:pPr>
            <w:r w:rsidRPr="006874CB">
              <w:rPr>
                <w:rStyle w:val="normaltextrun"/>
                <w:rFonts w:ascii="Sanofi Sans" w:hAnsi="Sanofi Sans"/>
                <w:sz w:val="18"/>
                <w:szCs w:val="18"/>
              </w:rPr>
              <w:t>Returns the number of characters in a text string</w:t>
            </w:r>
          </w:p>
        </w:tc>
      </w:tr>
      <w:tr w:rsidRPr="0021104C" w:rsidR="004F5F1B" w:rsidTr="329C1B6E" w14:paraId="2F6A2F74" w14:textId="77777777">
        <w:trPr>
          <w:trHeight w:val="672"/>
        </w:trPr>
        <w:tc>
          <w:tcPr>
            <w:tcW w:w="5035" w:type="dxa"/>
            <w:tcMar/>
            <w:vAlign w:val="center"/>
          </w:tcPr>
          <w:p w:rsidR="004F5F1B" w:rsidP="006776F7" w:rsidRDefault="006874CB" w14:paraId="4E830C6F" w14:textId="14F6CB38">
            <w:pPr>
              <w:rPr>
                <w:rStyle w:val="normaltextrun"/>
                <w:rFonts w:ascii="Sanofi Sans" w:hAnsi="Sanofi Sans"/>
                <w:b/>
                <w:bCs/>
                <w:sz w:val="18"/>
                <w:szCs w:val="18"/>
              </w:rPr>
            </w:pPr>
            <w:r w:rsidRPr="006874CB">
              <w:rPr>
                <w:rStyle w:val="normaltextrun"/>
                <w:rFonts w:ascii="Sanofi Sans" w:hAnsi="Sanofi Sans"/>
                <w:b/>
                <w:bCs/>
                <w:sz w:val="18"/>
                <w:szCs w:val="18"/>
              </w:rPr>
              <w:t>LOWER</w:t>
            </w:r>
            <w:r w:rsidRPr="006874CB">
              <w:rPr>
                <w:rStyle w:val="normaltextrun"/>
                <w:rFonts w:ascii="Sanofi Sans" w:hAnsi="Sanofi Sans"/>
                <w:sz w:val="18"/>
                <w:szCs w:val="18"/>
              </w:rPr>
              <w:t>(&lt;text&gt;)</w:t>
            </w:r>
          </w:p>
        </w:tc>
        <w:tc>
          <w:tcPr>
            <w:tcW w:w="4860" w:type="dxa"/>
            <w:tcMar/>
            <w:vAlign w:val="center"/>
          </w:tcPr>
          <w:p w:rsidR="004F5F1B" w:rsidP="006776F7" w:rsidRDefault="007630A8" w14:paraId="1480E1FC" w14:textId="4A32A2CA">
            <w:pPr>
              <w:pStyle w:val="paragraph"/>
              <w:spacing w:before="0" w:beforeAutospacing="0" w:after="0" w:afterAutospacing="0"/>
              <w:textAlignment w:val="baseline"/>
              <w:rPr>
                <w:rStyle w:val="normaltextrun"/>
                <w:rFonts w:ascii="Sanofi Sans" w:hAnsi="Sanofi Sans"/>
                <w:sz w:val="18"/>
                <w:szCs w:val="18"/>
              </w:rPr>
            </w:pPr>
            <w:r w:rsidRPr="007630A8">
              <w:rPr>
                <w:rStyle w:val="normaltextrun"/>
                <w:rFonts w:ascii="Sanofi Sans" w:hAnsi="Sanofi Sans"/>
                <w:sz w:val="18"/>
                <w:szCs w:val="18"/>
              </w:rPr>
              <w:t>Converts all letters in a text string to lowercase</w:t>
            </w:r>
          </w:p>
        </w:tc>
      </w:tr>
      <w:tr w:rsidRPr="0021104C" w:rsidR="00212156" w:rsidTr="329C1B6E" w14:paraId="20C89B5E" w14:textId="77777777">
        <w:trPr>
          <w:trHeight w:val="672"/>
        </w:trPr>
        <w:tc>
          <w:tcPr>
            <w:tcW w:w="5035" w:type="dxa"/>
            <w:tcMar/>
            <w:vAlign w:val="center"/>
          </w:tcPr>
          <w:p w:rsidRPr="006874CB" w:rsidR="00212156" w:rsidP="006776F7" w:rsidRDefault="00212156" w14:paraId="284B12D6" w14:textId="1723C012">
            <w:pPr>
              <w:rPr>
                <w:rStyle w:val="normaltextrun"/>
                <w:rFonts w:ascii="Sanofi Sans" w:hAnsi="Sanofi Sans"/>
                <w:b/>
                <w:bCs/>
                <w:sz w:val="18"/>
                <w:szCs w:val="18"/>
              </w:rPr>
            </w:pPr>
            <w:r w:rsidRPr="00212156">
              <w:rPr>
                <w:rStyle w:val="normaltextrun"/>
                <w:rFonts w:ascii="Sanofi Sans" w:hAnsi="Sanofi Sans"/>
                <w:b/>
                <w:bCs/>
                <w:sz w:val="18"/>
                <w:szCs w:val="18"/>
              </w:rPr>
              <w:t xml:space="preserve">UPPER </w:t>
            </w:r>
            <w:r w:rsidRPr="00BF4733">
              <w:rPr>
                <w:rStyle w:val="normaltextrun"/>
                <w:rFonts w:ascii="Sanofi Sans" w:hAnsi="Sanofi Sans"/>
                <w:sz w:val="18"/>
                <w:szCs w:val="18"/>
              </w:rPr>
              <w:t>(&lt;text&gt;)</w:t>
            </w:r>
          </w:p>
        </w:tc>
        <w:tc>
          <w:tcPr>
            <w:tcW w:w="4860" w:type="dxa"/>
            <w:tcMar/>
            <w:vAlign w:val="center"/>
          </w:tcPr>
          <w:p w:rsidRPr="007630A8" w:rsidR="00212156" w:rsidP="006776F7" w:rsidRDefault="00BF4733" w14:paraId="631E69AA" w14:textId="3C922D8D">
            <w:pPr>
              <w:pStyle w:val="paragraph"/>
              <w:spacing w:before="0" w:beforeAutospacing="0" w:after="0" w:afterAutospacing="0"/>
              <w:textAlignment w:val="baseline"/>
              <w:rPr>
                <w:rStyle w:val="normaltextrun"/>
                <w:rFonts w:ascii="Sanofi Sans" w:hAnsi="Sanofi Sans"/>
                <w:sz w:val="18"/>
                <w:szCs w:val="18"/>
              </w:rPr>
            </w:pPr>
            <w:r w:rsidRPr="00BF4733">
              <w:rPr>
                <w:rStyle w:val="normaltextrun"/>
                <w:rFonts w:ascii="Sanofi Sans" w:hAnsi="Sanofi Sans"/>
                <w:sz w:val="18"/>
                <w:szCs w:val="18"/>
              </w:rPr>
              <w:t>Converts a text string to all uppercase letters</w:t>
            </w:r>
          </w:p>
        </w:tc>
      </w:tr>
      <w:tr w:rsidRPr="0021104C" w:rsidR="004F5F1B" w:rsidTr="329C1B6E" w14:paraId="0E6B48AF" w14:textId="77777777">
        <w:trPr>
          <w:trHeight w:val="672"/>
        </w:trPr>
        <w:tc>
          <w:tcPr>
            <w:tcW w:w="5035" w:type="dxa"/>
            <w:tcMar/>
            <w:vAlign w:val="center"/>
          </w:tcPr>
          <w:p w:rsidR="004F5F1B" w:rsidP="006776F7" w:rsidRDefault="007630A8" w14:paraId="237619F7" w14:textId="16600779">
            <w:pPr>
              <w:rPr>
                <w:rStyle w:val="normaltextrun"/>
                <w:rFonts w:ascii="Sanofi Sans" w:hAnsi="Sanofi Sans"/>
                <w:b/>
                <w:bCs/>
                <w:sz w:val="18"/>
                <w:szCs w:val="18"/>
              </w:rPr>
            </w:pPr>
            <w:r w:rsidRPr="007630A8">
              <w:rPr>
                <w:rStyle w:val="normaltextrun"/>
                <w:rFonts w:ascii="Sanofi Sans" w:hAnsi="Sanofi Sans"/>
                <w:b/>
                <w:bCs/>
                <w:sz w:val="18"/>
                <w:szCs w:val="18"/>
              </w:rPr>
              <w:t>MID</w:t>
            </w:r>
            <w:r w:rsidRPr="00BF4733">
              <w:rPr>
                <w:rStyle w:val="normaltextrun"/>
                <w:rFonts w:ascii="Sanofi Sans" w:hAnsi="Sanofi Sans"/>
                <w:sz w:val="18"/>
                <w:szCs w:val="18"/>
              </w:rPr>
              <w:t>(&lt;text&gt;, &lt;start_num&gt;, &lt;num_chars&gt;)</w:t>
            </w:r>
          </w:p>
        </w:tc>
        <w:tc>
          <w:tcPr>
            <w:tcW w:w="4860" w:type="dxa"/>
            <w:tcMar/>
            <w:vAlign w:val="center"/>
          </w:tcPr>
          <w:p w:rsidR="004F5F1B" w:rsidP="006776F7" w:rsidRDefault="007630A8" w14:paraId="04CED919" w14:textId="635DF125">
            <w:pPr>
              <w:pStyle w:val="paragraph"/>
              <w:spacing w:before="0" w:beforeAutospacing="0" w:after="0" w:afterAutospacing="0"/>
              <w:textAlignment w:val="baseline"/>
              <w:rPr>
                <w:rStyle w:val="normaltextrun"/>
                <w:rFonts w:ascii="Sanofi Sans" w:hAnsi="Sanofi Sans"/>
                <w:sz w:val="18"/>
                <w:szCs w:val="18"/>
              </w:rPr>
            </w:pPr>
            <w:r w:rsidRPr="007630A8">
              <w:rPr>
                <w:rStyle w:val="normaltextrun"/>
                <w:rFonts w:ascii="Sanofi Sans" w:hAnsi="Sanofi Sans"/>
                <w:sz w:val="18"/>
                <w:szCs w:val="18"/>
              </w:rPr>
              <w:t>Returns a string of characters from the middle of a text string, given a starting position and length</w:t>
            </w:r>
          </w:p>
        </w:tc>
      </w:tr>
      <w:tr w:rsidRPr="0021104C" w:rsidR="007630A8" w:rsidTr="329C1B6E" w14:paraId="417B5F30" w14:textId="77777777">
        <w:trPr>
          <w:trHeight w:val="672"/>
        </w:trPr>
        <w:tc>
          <w:tcPr>
            <w:tcW w:w="5035" w:type="dxa"/>
            <w:tcMar/>
            <w:vAlign w:val="center"/>
          </w:tcPr>
          <w:p w:rsidR="007630A8" w:rsidP="006776F7" w:rsidRDefault="00244CCE" w14:paraId="52135AF6" w14:textId="30D4D622">
            <w:pPr>
              <w:rPr>
                <w:rStyle w:val="normaltextrun"/>
                <w:rFonts w:ascii="Sanofi Sans" w:hAnsi="Sanofi Sans"/>
                <w:b/>
                <w:bCs/>
                <w:sz w:val="18"/>
                <w:szCs w:val="18"/>
              </w:rPr>
            </w:pPr>
            <w:r w:rsidRPr="00244CCE">
              <w:rPr>
                <w:rStyle w:val="normaltextrun"/>
                <w:rFonts w:ascii="Sanofi Sans" w:hAnsi="Sanofi Sans"/>
                <w:b/>
                <w:bCs/>
                <w:sz w:val="18"/>
                <w:szCs w:val="18"/>
              </w:rPr>
              <w:t>REPLACE</w:t>
            </w:r>
            <w:r w:rsidRPr="00BF4733">
              <w:rPr>
                <w:rStyle w:val="normaltextrun"/>
                <w:rFonts w:ascii="Sanofi Sans" w:hAnsi="Sanofi Sans"/>
                <w:sz w:val="18"/>
                <w:szCs w:val="18"/>
              </w:rPr>
              <w:t>(&lt;old_text&gt;, &lt;start_num&gt;, &lt;num_chars&gt;, &lt;new_text&gt;)</w:t>
            </w:r>
          </w:p>
        </w:tc>
        <w:tc>
          <w:tcPr>
            <w:tcW w:w="4860" w:type="dxa"/>
            <w:tcMar/>
            <w:vAlign w:val="center"/>
          </w:tcPr>
          <w:p w:rsidR="007630A8" w:rsidP="006776F7" w:rsidRDefault="00244CCE" w14:paraId="4B9580CF" w14:textId="24A74E24">
            <w:pPr>
              <w:pStyle w:val="paragraph"/>
              <w:spacing w:before="0" w:beforeAutospacing="0" w:after="0" w:afterAutospacing="0"/>
              <w:textAlignment w:val="baseline"/>
              <w:rPr>
                <w:rStyle w:val="normaltextrun"/>
                <w:rFonts w:ascii="Sanofi Sans" w:hAnsi="Sanofi Sans"/>
                <w:sz w:val="18"/>
                <w:szCs w:val="18"/>
              </w:rPr>
            </w:pPr>
            <w:r w:rsidRPr="00244CCE">
              <w:rPr>
                <w:rStyle w:val="normaltextrun"/>
                <w:rFonts w:ascii="Sanofi Sans" w:hAnsi="Sanofi Sans"/>
                <w:sz w:val="18"/>
                <w:szCs w:val="18"/>
              </w:rPr>
              <w:t>REPLACE replaces part of a text string, based on the number of characters you specify, with a different text string</w:t>
            </w:r>
          </w:p>
        </w:tc>
      </w:tr>
      <w:tr w:rsidRPr="0021104C" w:rsidR="007630A8" w:rsidTr="329C1B6E" w14:paraId="5C882983" w14:textId="77777777">
        <w:trPr>
          <w:trHeight w:val="672"/>
        </w:trPr>
        <w:tc>
          <w:tcPr>
            <w:tcW w:w="5035" w:type="dxa"/>
            <w:tcMar/>
            <w:vAlign w:val="center"/>
          </w:tcPr>
          <w:p w:rsidR="007630A8" w:rsidP="006776F7" w:rsidRDefault="00C70440" w14:paraId="15ADE50C" w14:textId="0E6B2EFC">
            <w:pPr>
              <w:rPr>
                <w:rStyle w:val="normaltextrun"/>
                <w:rFonts w:ascii="Sanofi Sans" w:hAnsi="Sanofi Sans"/>
                <w:b/>
                <w:bCs/>
                <w:sz w:val="18"/>
                <w:szCs w:val="18"/>
              </w:rPr>
            </w:pPr>
            <w:r w:rsidRPr="00C70440">
              <w:rPr>
                <w:rStyle w:val="normaltextrun"/>
                <w:rFonts w:ascii="Sanofi Sans" w:hAnsi="Sanofi Sans"/>
                <w:b/>
                <w:bCs/>
                <w:sz w:val="18"/>
                <w:szCs w:val="18"/>
              </w:rPr>
              <w:t>SEARCH</w:t>
            </w:r>
            <w:r w:rsidRPr="00BF4733">
              <w:rPr>
                <w:rStyle w:val="normaltextrun"/>
                <w:rFonts w:ascii="Sanofi Sans" w:hAnsi="Sanofi Sans"/>
                <w:sz w:val="18"/>
                <w:szCs w:val="18"/>
              </w:rPr>
              <w:t>(&lt;find_text&gt;, &lt;within_text&gt;[, [&lt;start_num&gt;][, &lt;NotFoundValue&gt;]])</w:t>
            </w:r>
          </w:p>
        </w:tc>
        <w:tc>
          <w:tcPr>
            <w:tcW w:w="4860" w:type="dxa"/>
            <w:tcMar/>
            <w:vAlign w:val="center"/>
          </w:tcPr>
          <w:p w:rsidR="007630A8" w:rsidP="006776F7" w:rsidRDefault="00C70440" w14:paraId="4B38C91D" w14:textId="5F4174E6">
            <w:pPr>
              <w:pStyle w:val="paragraph"/>
              <w:spacing w:before="0" w:beforeAutospacing="0" w:after="0" w:afterAutospacing="0"/>
              <w:textAlignment w:val="baseline"/>
              <w:rPr>
                <w:rStyle w:val="normaltextrun"/>
                <w:rFonts w:ascii="Sanofi Sans" w:hAnsi="Sanofi Sans"/>
                <w:sz w:val="18"/>
                <w:szCs w:val="18"/>
              </w:rPr>
            </w:pPr>
            <w:r w:rsidRPr="00C70440">
              <w:rPr>
                <w:rStyle w:val="normaltextrun"/>
                <w:rFonts w:ascii="Sanofi Sans" w:hAnsi="Sanofi Sans"/>
                <w:sz w:val="18"/>
                <w:szCs w:val="18"/>
              </w:rPr>
              <w:t>Returns the number of the character at which a specific character or text string is first found, reading left to right. Search is case-insensitive and accent sensitive</w:t>
            </w:r>
          </w:p>
        </w:tc>
      </w:tr>
      <w:tr w:rsidRPr="0021104C" w:rsidR="007630A8" w:rsidTr="329C1B6E" w14:paraId="5BC6D767" w14:textId="77777777">
        <w:trPr>
          <w:trHeight w:val="672"/>
        </w:trPr>
        <w:tc>
          <w:tcPr>
            <w:tcW w:w="5035" w:type="dxa"/>
            <w:tcMar/>
            <w:vAlign w:val="center"/>
          </w:tcPr>
          <w:p w:rsidR="007630A8" w:rsidP="006776F7" w:rsidRDefault="00CE68FE" w14:paraId="5035BDD8" w14:textId="5442D5C2">
            <w:pPr>
              <w:rPr>
                <w:rStyle w:val="normaltextrun"/>
                <w:rFonts w:ascii="Sanofi Sans" w:hAnsi="Sanofi Sans"/>
                <w:b/>
                <w:bCs/>
                <w:sz w:val="18"/>
                <w:szCs w:val="18"/>
              </w:rPr>
            </w:pPr>
            <w:r w:rsidRPr="00CE68FE">
              <w:rPr>
                <w:rStyle w:val="normaltextrun"/>
                <w:rFonts w:ascii="Sanofi Sans" w:hAnsi="Sanofi Sans"/>
                <w:b/>
                <w:bCs/>
                <w:sz w:val="18"/>
                <w:szCs w:val="18"/>
              </w:rPr>
              <w:t>SUBSTITUTE</w:t>
            </w:r>
            <w:r w:rsidRPr="00BF4733">
              <w:rPr>
                <w:rStyle w:val="normaltextrun"/>
                <w:rFonts w:ascii="Sanofi Sans" w:hAnsi="Sanofi Sans"/>
                <w:sz w:val="18"/>
                <w:szCs w:val="18"/>
              </w:rPr>
              <w:t>(&lt;text&gt;, &lt;old_text&gt;, &lt;new_text&gt;, &lt;instance_num&gt;)</w:t>
            </w:r>
          </w:p>
        </w:tc>
        <w:tc>
          <w:tcPr>
            <w:tcW w:w="4860" w:type="dxa"/>
            <w:tcMar/>
            <w:vAlign w:val="center"/>
          </w:tcPr>
          <w:p w:rsidR="007630A8" w:rsidP="006776F7" w:rsidRDefault="00CE68FE" w14:paraId="38C0E967" w14:textId="1A11DF38">
            <w:pPr>
              <w:pStyle w:val="paragraph"/>
              <w:spacing w:before="0" w:beforeAutospacing="0" w:after="0" w:afterAutospacing="0"/>
              <w:textAlignment w:val="baseline"/>
              <w:rPr>
                <w:rStyle w:val="normaltextrun"/>
                <w:rFonts w:ascii="Sanofi Sans" w:hAnsi="Sanofi Sans"/>
                <w:sz w:val="18"/>
                <w:szCs w:val="18"/>
              </w:rPr>
            </w:pPr>
            <w:r w:rsidRPr="00CE68FE">
              <w:rPr>
                <w:rStyle w:val="normaltextrun"/>
                <w:rFonts w:ascii="Sanofi Sans" w:hAnsi="Sanofi Sans"/>
                <w:sz w:val="18"/>
                <w:szCs w:val="18"/>
              </w:rPr>
              <w:t>Replaces existing text with new text in a text string</w:t>
            </w:r>
          </w:p>
        </w:tc>
      </w:tr>
      <w:tr w:rsidRPr="0021104C" w:rsidR="00C70440" w:rsidTr="329C1B6E" w14:paraId="31C57037" w14:textId="77777777">
        <w:trPr>
          <w:trHeight w:val="672"/>
        </w:trPr>
        <w:tc>
          <w:tcPr>
            <w:tcW w:w="5035" w:type="dxa"/>
            <w:tcMar/>
            <w:vAlign w:val="center"/>
          </w:tcPr>
          <w:p w:rsidR="00C70440" w:rsidP="006776F7" w:rsidRDefault="00CE68FE" w14:paraId="2C1AF20D" w14:textId="511461B3">
            <w:pPr>
              <w:rPr>
                <w:rStyle w:val="normaltextrun"/>
                <w:rFonts w:ascii="Sanofi Sans" w:hAnsi="Sanofi Sans"/>
                <w:b/>
                <w:bCs/>
                <w:sz w:val="18"/>
                <w:szCs w:val="18"/>
              </w:rPr>
            </w:pPr>
            <w:r w:rsidRPr="00CE68FE">
              <w:rPr>
                <w:rStyle w:val="normaltextrun"/>
                <w:rFonts w:ascii="Sanofi Sans" w:hAnsi="Sanofi Sans"/>
                <w:b/>
                <w:bCs/>
                <w:sz w:val="18"/>
                <w:szCs w:val="18"/>
              </w:rPr>
              <w:t>TRIM</w:t>
            </w:r>
            <w:r w:rsidRPr="00BF4733">
              <w:rPr>
                <w:rStyle w:val="normaltextrun"/>
                <w:rFonts w:ascii="Sanofi Sans" w:hAnsi="Sanofi Sans"/>
                <w:sz w:val="18"/>
                <w:szCs w:val="18"/>
              </w:rPr>
              <w:t>(&lt;text&gt;)</w:t>
            </w:r>
          </w:p>
        </w:tc>
        <w:tc>
          <w:tcPr>
            <w:tcW w:w="4860" w:type="dxa"/>
            <w:tcMar/>
            <w:vAlign w:val="center"/>
          </w:tcPr>
          <w:p w:rsidR="00C70440" w:rsidP="006776F7" w:rsidRDefault="00212156" w14:paraId="20C49CF0" w14:textId="3AAF2122">
            <w:pPr>
              <w:pStyle w:val="paragraph"/>
              <w:spacing w:before="0" w:beforeAutospacing="0" w:after="0" w:afterAutospacing="0"/>
              <w:textAlignment w:val="baseline"/>
              <w:rPr>
                <w:rStyle w:val="normaltextrun"/>
                <w:rFonts w:ascii="Sanofi Sans" w:hAnsi="Sanofi Sans"/>
                <w:sz w:val="18"/>
                <w:szCs w:val="18"/>
              </w:rPr>
            </w:pPr>
            <w:r w:rsidRPr="00212156">
              <w:rPr>
                <w:rStyle w:val="normaltextrun"/>
                <w:rFonts w:ascii="Sanofi Sans" w:hAnsi="Sanofi Sans"/>
                <w:sz w:val="18"/>
                <w:szCs w:val="18"/>
              </w:rPr>
              <w:t>Removes all spaces from text except for single spaces between words</w:t>
            </w:r>
          </w:p>
        </w:tc>
      </w:tr>
    </w:tbl>
    <w:p w:rsidR="00761B53" w:rsidP="006808EE" w:rsidRDefault="00761B53" w14:paraId="198BD1D8" w14:textId="5FC57805"/>
    <w:tbl>
      <w:tblPr>
        <w:tblStyle w:val="TableGrid"/>
        <w:tblW w:w="9895" w:type="dxa"/>
        <w:tblLook w:val="04A0" w:firstRow="1" w:lastRow="0" w:firstColumn="1" w:lastColumn="0" w:noHBand="0" w:noVBand="1"/>
      </w:tblPr>
      <w:tblGrid>
        <w:gridCol w:w="5035"/>
        <w:gridCol w:w="4860"/>
      </w:tblGrid>
      <w:tr w:rsidRPr="000D1B54" w:rsidR="00761B53" w:rsidTr="329C1B6E" w14:paraId="0CA96ED3" w14:textId="77777777">
        <w:trPr>
          <w:trHeight w:val="478"/>
        </w:trPr>
        <w:tc>
          <w:tcPr>
            <w:tcW w:w="9895" w:type="dxa"/>
            <w:gridSpan w:val="2"/>
            <w:shd w:val="clear" w:color="auto" w:fill="D9D9D9" w:themeFill="background1" w:themeFillShade="D9"/>
            <w:tcMar/>
            <w:vAlign w:val="center"/>
          </w:tcPr>
          <w:p w:rsidR="00761B53" w:rsidP="006776F7" w:rsidRDefault="00761B53" w14:paraId="4D5F4C09" w14:textId="77777777">
            <w:pPr>
              <w:rPr>
                <w:rFonts w:ascii="Sanofi Sans" w:hAnsi="Sanofi Sans"/>
                <w:b/>
                <w:bCs/>
              </w:rPr>
            </w:pPr>
            <w:r>
              <w:rPr>
                <w:rFonts w:ascii="Sanofi Sans" w:hAnsi="Sanofi Sans"/>
                <w:b/>
                <w:bCs/>
              </w:rPr>
              <w:t>Information F</w:t>
            </w:r>
            <w:r w:rsidRPr="000D1B54">
              <w:rPr>
                <w:rFonts w:ascii="Sanofi Sans" w:hAnsi="Sanofi Sans"/>
                <w:b/>
                <w:bCs/>
              </w:rPr>
              <w:t>unctions</w:t>
            </w:r>
          </w:p>
          <w:p w:rsidRPr="00EC5A20" w:rsidR="00EC5A20" w:rsidP="006776F7" w:rsidRDefault="00EC5A20" w14:paraId="79CB708B" w14:textId="12F684EA">
            <w:pPr>
              <w:rPr>
                <w:rFonts w:ascii="Sanofi Sans" w:hAnsi="Sanofi Sans"/>
                <w:b/>
                <w:bCs/>
                <w:i/>
                <w:iCs/>
              </w:rPr>
            </w:pPr>
            <w:r w:rsidRPr="00EC5A20">
              <w:rPr>
                <w:rFonts w:ascii="Sanofi Sans" w:hAnsi="Sanofi Sans"/>
                <w:b/>
                <w:bCs/>
                <w:i/>
                <w:iCs/>
                <w:sz w:val="16"/>
                <w:szCs w:val="16"/>
              </w:rPr>
              <w:t>DAX information functions look at the cell or row that is provided as an argument and tells you whether the value matches the expected type. For example, the ISERROR function returns TRUE if the value that you reference contains an error.</w:t>
            </w:r>
          </w:p>
        </w:tc>
      </w:tr>
      <w:tr w:rsidRPr="0021104C" w:rsidR="00761B53" w:rsidTr="329C1B6E" w14:paraId="73EC99C7" w14:textId="77777777">
        <w:trPr>
          <w:trHeight w:val="672"/>
        </w:trPr>
        <w:tc>
          <w:tcPr>
            <w:tcW w:w="5035" w:type="dxa"/>
            <w:tcMar/>
            <w:vAlign w:val="center"/>
          </w:tcPr>
          <w:p w:rsidRPr="0021104C" w:rsidR="00761B53" w:rsidP="006776F7" w:rsidRDefault="00955DBF" w14:paraId="5B0D3E89" w14:textId="1F25A5DD">
            <w:pPr>
              <w:rPr>
                <w:sz w:val="20"/>
                <w:szCs w:val="20"/>
              </w:rPr>
            </w:pPr>
            <w:r w:rsidRPr="00955DBF">
              <w:rPr>
                <w:rStyle w:val="normaltextrun"/>
                <w:rFonts w:ascii="Sanofi Sans" w:hAnsi="Sanofi Sans"/>
                <w:b/>
                <w:bCs/>
                <w:sz w:val="18"/>
                <w:szCs w:val="18"/>
              </w:rPr>
              <w:t xml:space="preserve">COLUMNSTATISTICS </w:t>
            </w:r>
            <w:r w:rsidRPr="00955DBF">
              <w:rPr>
                <w:rStyle w:val="normaltextrun"/>
                <w:rFonts w:ascii="Sanofi Sans" w:hAnsi="Sanofi Sans"/>
                <w:sz w:val="18"/>
                <w:szCs w:val="18"/>
              </w:rPr>
              <w:t>()</w:t>
            </w:r>
          </w:p>
        </w:tc>
        <w:tc>
          <w:tcPr>
            <w:tcW w:w="4860" w:type="dxa"/>
            <w:tcMar/>
            <w:vAlign w:val="center"/>
          </w:tcPr>
          <w:p w:rsidRPr="0021104C" w:rsidR="00761B53" w:rsidP="006776F7" w:rsidRDefault="00B76258" w14:paraId="2624FC37" w14:textId="1D4DD911">
            <w:pPr>
              <w:rPr>
                <w:sz w:val="20"/>
                <w:szCs w:val="20"/>
              </w:rPr>
            </w:pPr>
            <w:r w:rsidRPr="00B76258">
              <w:rPr>
                <w:rStyle w:val="normaltextrun"/>
                <w:rFonts w:ascii="Sanofi Sans" w:hAnsi="Sanofi Sans"/>
                <w:sz w:val="18"/>
                <w:szCs w:val="18"/>
              </w:rPr>
              <w:t>Returns a table of statistics regarding every column in every table in the model</w:t>
            </w:r>
          </w:p>
        </w:tc>
      </w:tr>
      <w:tr w:rsidRPr="0021104C" w:rsidR="00761B53" w:rsidTr="329C1B6E" w14:paraId="1DEC8389" w14:textId="77777777">
        <w:trPr>
          <w:trHeight w:val="672"/>
        </w:trPr>
        <w:tc>
          <w:tcPr>
            <w:tcW w:w="5035" w:type="dxa"/>
            <w:tcMar/>
            <w:vAlign w:val="center"/>
          </w:tcPr>
          <w:p w:rsidRPr="0021104C" w:rsidR="00761B53" w:rsidP="006776F7" w:rsidRDefault="00B76258" w14:paraId="56D4524A" w14:textId="6CA18D29">
            <w:pPr>
              <w:rPr>
                <w:sz w:val="20"/>
                <w:szCs w:val="20"/>
              </w:rPr>
            </w:pPr>
            <w:r w:rsidRPr="00B76258">
              <w:rPr>
                <w:rStyle w:val="normaltextrun"/>
                <w:rFonts w:ascii="Sanofi Sans" w:hAnsi="Sanofi Sans"/>
                <w:b/>
                <w:bCs/>
                <w:sz w:val="18"/>
                <w:szCs w:val="18"/>
              </w:rPr>
              <w:t>CONTAINS</w:t>
            </w:r>
            <w:r w:rsidRPr="00B76258">
              <w:rPr>
                <w:rStyle w:val="normaltextrun"/>
                <w:rFonts w:ascii="Sanofi Sans" w:hAnsi="Sanofi Sans"/>
                <w:sz w:val="18"/>
                <w:szCs w:val="18"/>
              </w:rPr>
              <w:t>(&lt;table&gt;, &lt;columnName&gt;, &lt;value&gt;[, &lt;columnName&gt;, &lt;value&gt;]…)</w:t>
            </w:r>
          </w:p>
        </w:tc>
        <w:tc>
          <w:tcPr>
            <w:tcW w:w="4860" w:type="dxa"/>
            <w:tcMar/>
            <w:vAlign w:val="center"/>
          </w:tcPr>
          <w:p w:rsidRPr="0021104C" w:rsidR="00761B53" w:rsidP="006776F7" w:rsidRDefault="00B76258" w14:paraId="2A65C969" w14:textId="57E93CCB">
            <w:pPr>
              <w:rPr>
                <w:sz w:val="20"/>
                <w:szCs w:val="20"/>
              </w:rPr>
            </w:pPr>
            <w:r w:rsidRPr="00B76258">
              <w:rPr>
                <w:rStyle w:val="normaltextrun"/>
                <w:rFonts w:ascii="Sanofi Sans" w:hAnsi="Sanofi Sans"/>
                <w:sz w:val="18"/>
                <w:szCs w:val="18"/>
              </w:rPr>
              <w:t>Returns true if values for all referred columns exist, or are contained, in those columns; otherwise, the function returns false</w:t>
            </w:r>
          </w:p>
        </w:tc>
      </w:tr>
      <w:tr w:rsidRPr="0021104C" w:rsidR="00761B53" w:rsidTr="329C1B6E" w14:paraId="4A47130E" w14:textId="77777777">
        <w:trPr>
          <w:trHeight w:val="672"/>
        </w:trPr>
        <w:tc>
          <w:tcPr>
            <w:tcW w:w="5035" w:type="dxa"/>
            <w:tcMar/>
            <w:vAlign w:val="center"/>
          </w:tcPr>
          <w:p w:rsidRPr="0021104C" w:rsidR="00761B53" w:rsidP="006776F7" w:rsidRDefault="00546D1C" w14:paraId="157ECFB3" w14:textId="495BF011">
            <w:pPr>
              <w:rPr>
                <w:sz w:val="20"/>
                <w:szCs w:val="20"/>
              </w:rPr>
            </w:pPr>
            <w:r w:rsidRPr="00546D1C">
              <w:rPr>
                <w:rStyle w:val="normaltextrun"/>
                <w:rFonts w:ascii="Sanofi Sans" w:hAnsi="Sanofi Sans"/>
                <w:b/>
                <w:bCs/>
                <w:sz w:val="18"/>
                <w:szCs w:val="18"/>
              </w:rPr>
              <w:t>HASONEFILTER</w:t>
            </w:r>
            <w:r w:rsidRPr="00262685">
              <w:rPr>
                <w:rStyle w:val="normaltextrun"/>
                <w:rFonts w:ascii="Sanofi Sans" w:hAnsi="Sanofi Sans"/>
                <w:sz w:val="18"/>
                <w:szCs w:val="18"/>
              </w:rPr>
              <w:t>(&lt;columnName&gt;)</w:t>
            </w:r>
          </w:p>
        </w:tc>
        <w:tc>
          <w:tcPr>
            <w:tcW w:w="4860" w:type="dxa"/>
            <w:tcMar/>
            <w:vAlign w:val="center"/>
          </w:tcPr>
          <w:p w:rsidRPr="0021104C" w:rsidR="00761B53" w:rsidP="329C1B6E" w:rsidRDefault="00546D1C" w14:paraId="3CF2D0F5" w14:textId="135CBFF9">
            <w:pPr>
              <w:pStyle w:val="paragraph"/>
              <w:spacing w:before="0" w:beforeAutospacing="off" w:after="0" w:afterAutospacing="off"/>
              <w:textAlignment w:val="baseline"/>
              <w:rPr>
                <w:sz w:val="20"/>
                <w:szCs w:val="20"/>
                <w:lang w:val="en-US"/>
              </w:rPr>
            </w:pPr>
            <w:r w:rsidRPr="329C1B6E" w:rsidR="26ACC328">
              <w:rPr>
                <w:rStyle w:val="normaltextrun"/>
                <w:rFonts w:ascii="Sanofi Sans" w:hAnsi="Sanofi Sans"/>
                <w:sz w:val="18"/>
                <w:szCs w:val="18"/>
                <w:lang w:val="en-US"/>
              </w:rPr>
              <w:t xml:space="preserve">Returns TRUE when the number of directly filtered values on </w:t>
            </w:r>
            <w:r w:rsidRPr="329C1B6E" w:rsidR="26ACC328">
              <w:rPr>
                <w:rStyle w:val="normaltextrun"/>
                <w:rFonts w:ascii="Sanofi Sans" w:hAnsi="Sanofi Sans"/>
                <w:sz w:val="18"/>
                <w:szCs w:val="18"/>
                <w:lang w:val="en-US"/>
              </w:rPr>
              <w:t>columnName</w:t>
            </w:r>
            <w:r w:rsidRPr="329C1B6E" w:rsidR="26ACC328">
              <w:rPr>
                <w:rStyle w:val="normaltextrun"/>
                <w:rFonts w:ascii="Sanofi Sans" w:hAnsi="Sanofi Sans"/>
                <w:sz w:val="18"/>
                <w:szCs w:val="18"/>
                <w:lang w:val="en-US"/>
              </w:rPr>
              <w:t xml:space="preserve"> is one; otherwise returns FALSE.</w:t>
            </w:r>
          </w:p>
        </w:tc>
      </w:tr>
      <w:tr w:rsidRPr="0021104C" w:rsidR="00761B53" w:rsidTr="329C1B6E" w14:paraId="2E67FA83" w14:textId="77777777">
        <w:trPr>
          <w:trHeight w:val="672"/>
        </w:trPr>
        <w:tc>
          <w:tcPr>
            <w:tcW w:w="5035" w:type="dxa"/>
            <w:tcMar/>
            <w:vAlign w:val="center"/>
          </w:tcPr>
          <w:p w:rsidRPr="0021104C" w:rsidR="00761B53" w:rsidP="006776F7" w:rsidRDefault="001050FF" w14:paraId="23B2E7F0" w14:textId="67739F13">
            <w:pPr>
              <w:rPr>
                <w:sz w:val="20"/>
                <w:szCs w:val="20"/>
              </w:rPr>
            </w:pPr>
            <w:r w:rsidRPr="001050FF">
              <w:rPr>
                <w:rStyle w:val="normaltextrun"/>
                <w:rFonts w:ascii="Sanofi Sans" w:hAnsi="Sanofi Sans"/>
                <w:b/>
                <w:bCs/>
                <w:sz w:val="18"/>
                <w:szCs w:val="18"/>
              </w:rPr>
              <w:t>HASONEVALUE</w:t>
            </w:r>
            <w:r w:rsidRPr="001050FF">
              <w:rPr>
                <w:rStyle w:val="normaltextrun"/>
                <w:rFonts w:ascii="Sanofi Sans" w:hAnsi="Sanofi Sans"/>
                <w:sz w:val="18"/>
                <w:szCs w:val="18"/>
              </w:rPr>
              <w:t>(&lt;columnName&gt;)</w:t>
            </w:r>
          </w:p>
        </w:tc>
        <w:tc>
          <w:tcPr>
            <w:tcW w:w="4860" w:type="dxa"/>
            <w:tcMar/>
            <w:vAlign w:val="center"/>
          </w:tcPr>
          <w:p w:rsidRPr="0021104C" w:rsidR="00761B53" w:rsidP="329C1B6E" w:rsidRDefault="001050FF" w14:paraId="2178B296" w14:textId="07A11BB0">
            <w:pPr>
              <w:pStyle w:val="paragraph"/>
              <w:spacing w:before="0" w:beforeAutospacing="off" w:after="0" w:afterAutospacing="off"/>
              <w:textAlignment w:val="baseline"/>
              <w:rPr>
                <w:sz w:val="20"/>
                <w:szCs w:val="20"/>
                <w:lang w:val="en-US"/>
              </w:rPr>
            </w:pPr>
            <w:r w:rsidRPr="329C1B6E" w:rsidR="48187B19">
              <w:rPr>
                <w:rStyle w:val="normaltextrun"/>
                <w:rFonts w:ascii="Sanofi Sans" w:hAnsi="Sanofi Sans"/>
                <w:sz w:val="18"/>
                <w:szCs w:val="18"/>
                <w:lang w:val="en-US"/>
              </w:rPr>
              <w:t xml:space="preserve">Returns TRUE when the context for </w:t>
            </w:r>
            <w:r w:rsidRPr="329C1B6E" w:rsidR="48187B19">
              <w:rPr>
                <w:rStyle w:val="normaltextrun"/>
                <w:rFonts w:ascii="Sanofi Sans" w:hAnsi="Sanofi Sans"/>
                <w:sz w:val="18"/>
                <w:szCs w:val="18"/>
                <w:lang w:val="en-US"/>
              </w:rPr>
              <w:t>columnName</w:t>
            </w:r>
            <w:r w:rsidRPr="329C1B6E" w:rsidR="48187B19">
              <w:rPr>
                <w:rStyle w:val="normaltextrun"/>
                <w:rFonts w:ascii="Sanofi Sans" w:hAnsi="Sanofi Sans"/>
                <w:sz w:val="18"/>
                <w:szCs w:val="18"/>
                <w:lang w:val="en-US"/>
              </w:rPr>
              <w:t xml:space="preserve"> has been filtered down to one distinct value only. </w:t>
            </w:r>
            <w:r w:rsidRPr="329C1B6E" w:rsidR="48187B19">
              <w:rPr>
                <w:rStyle w:val="normaltextrun"/>
                <w:rFonts w:ascii="Sanofi Sans" w:hAnsi="Sanofi Sans"/>
                <w:sz w:val="18"/>
                <w:szCs w:val="18"/>
                <w:lang w:val="en-US"/>
              </w:rPr>
              <w:t>Otherwise</w:t>
            </w:r>
            <w:r w:rsidRPr="329C1B6E" w:rsidR="48187B19">
              <w:rPr>
                <w:rStyle w:val="normaltextrun"/>
                <w:rFonts w:ascii="Sanofi Sans" w:hAnsi="Sanofi Sans"/>
                <w:sz w:val="18"/>
                <w:szCs w:val="18"/>
                <w:lang w:val="en-US"/>
              </w:rPr>
              <w:t xml:space="preserve"> is FALSE</w:t>
            </w:r>
          </w:p>
        </w:tc>
      </w:tr>
      <w:tr w:rsidRPr="0021104C" w:rsidR="00761B53" w:rsidTr="329C1B6E" w14:paraId="75A43D58" w14:textId="77777777">
        <w:trPr>
          <w:trHeight w:val="672"/>
        </w:trPr>
        <w:tc>
          <w:tcPr>
            <w:tcW w:w="5035" w:type="dxa"/>
            <w:tcMar/>
            <w:vAlign w:val="center"/>
          </w:tcPr>
          <w:p w:rsidRPr="0021104C" w:rsidR="00761B53" w:rsidP="006776F7" w:rsidRDefault="0019429B" w14:paraId="66023B25" w14:textId="5547F631">
            <w:pPr>
              <w:rPr>
                <w:rStyle w:val="normaltextrun"/>
                <w:rFonts w:ascii="Sanofi Sans" w:hAnsi="Sanofi Sans" w:cs="Arial"/>
                <w:b/>
                <w:bCs/>
                <w:sz w:val="20"/>
                <w:szCs w:val="20"/>
              </w:rPr>
            </w:pPr>
            <w:r w:rsidRPr="0019429B">
              <w:rPr>
                <w:rStyle w:val="normaltextrun"/>
                <w:rFonts w:ascii="Sanofi Sans" w:hAnsi="Sanofi Sans"/>
                <w:b/>
                <w:bCs/>
                <w:sz w:val="18"/>
                <w:szCs w:val="18"/>
              </w:rPr>
              <w:t>ISBLANK</w:t>
            </w:r>
            <w:r w:rsidRPr="0019429B">
              <w:rPr>
                <w:rStyle w:val="normaltextrun"/>
                <w:rFonts w:ascii="Sanofi Sans" w:hAnsi="Sanofi Sans"/>
                <w:sz w:val="18"/>
                <w:szCs w:val="18"/>
              </w:rPr>
              <w:t>(&lt;value&gt;)</w:t>
            </w:r>
          </w:p>
        </w:tc>
        <w:tc>
          <w:tcPr>
            <w:tcW w:w="4860" w:type="dxa"/>
            <w:tcMar/>
            <w:vAlign w:val="center"/>
          </w:tcPr>
          <w:p w:rsidRPr="0021104C" w:rsidR="00761B53" w:rsidP="006776F7" w:rsidRDefault="0019429B" w14:paraId="70C2A0EB" w14:textId="70793B1F">
            <w:pPr>
              <w:pStyle w:val="paragraph"/>
              <w:spacing w:before="0" w:beforeAutospacing="0" w:after="0" w:afterAutospacing="0"/>
              <w:textAlignment w:val="baseline"/>
              <w:rPr>
                <w:rStyle w:val="normaltextrun"/>
                <w:rFonts w:ascii="Sanofi Sans" w:hAnsi="Sanofi Sans" w:cs="Arial"/>
                <w:sz w:val="20"/>
                <w:szCs w:val="20"/>
              </w:rPr>
            </w:pPr>
            <w:r w:rsidRPr="0019429B">
              <w:rPr>
                <w:rStyle w:val="normaltextrun"/>
                <w:rFonts w:ascii="Sanofi Sans" w:hAnsi="Sanofi Sans"/>
                <w:sz w:val="18"/>
                <w:szCs w:val="18"/>
              </w:rPr>
              <w:t>Checks whether a value is blank, and returns TRUE or FALSE</w:t>
            </w:r>
          </w:p>
        </w:tc>
      </w:tr>
      <w:tr w:rsidRPr="0021104C" w:rsidR="0019429B" w:rsidTr="329C1B6E" w14:paraId="72CA1237" w14:textId="77777777">
        <w:trPr>
          <w:trHeight w:val="672"/>
        </w:trPr>
        <w:tc>
          <w:tcPr>
            <w:tcW w:w="5035" w:type="dxa"/>
            <w:tcMar/>
            <w:vAlign w:val="center"/>
          </w:tcPr>
          <w:p w:rsidRPr="0019429B" w:rsidR="0019429B" w:rsidP="006776F7" w:rsidRDefault="00F25E8A" w14:paraId="2377C9EF" w14:textId="52CF309E">
            <w:pPr>
              <w:rPr>
                <w:rStyle w:val="normaltextrun"/>
                <w:rFonts w:ascii="Sanofi Sans" w:hAnsi="Sanofi Sans"/>
                <w:b/>
                <w:bCs/>
                <w:sz w:val="18"/>
                <w:szCs w:val="18"/>
              </w:rPr>
            </w:pPr>
            <w:r w:rsidRPr="00F25E8A">
              <w:rPr>
                <w:rStyle w:val="normaltextrun"/>
                <w:rFonts w:ascii="Sanofi Sans" w:hAnsi="Sanofi Sans"/>
                <w:b/>
                <w:bCs/>
                <w:sz w:val="18"/>
                <w:szCs w:val="18"/>
              </w:rPr>
              <w:t>ISCROSSFILTERED</w:t>
            </w:r>
            <w:r w:rsidRPr="00F25E8A">
              <w:rPr>
                <w:rStyle w:val="normaltextrun"/>
                <w:rFonts w:ascii="Sanofi Sans" w:hAnsi="Sanofi Sans"/>
                <w:sz w:val="18"/>
                <w:szCs w:val="18"/>
              </w:rPr>
              <w:t>(&lt;TableNameOrColumnName&gt;)</w:t>
            </w:r>
          </w:p>
        </w:tc>
        <w:tc>
          <w:tcPr>
            <w:tcW w:w="4860" w:type="dxa"/>
            <w:tcMar/>
            <w:vAlign w:val="center"/>
          </w:tcPr>
          <w:p w:rsidR="0019429B" w:rsidP="329C1B6E" w:rsidRDefault="00F25E8A" w14:paraId="458AA433" w14:textId="3518C863">
            <w:pPr>
              <w:pStyle w:val="paragraph"/>
              <w:spacing w:before="0" w:beforeAutospacing="off" w:after="0" w:afterAutospacing="off"/>
              <w:textAlignment w:val="baseline"/>
              <w:rPr>
                <w:rStyle w:val="normaltextrun"/>
                <w:rFonts w:ascii="Sanofi Sans" w:hAnsi="Sanofi Sans"/>
                <w:sz w:val="18"/>
                <w:szCs w:val="18"/>
                <w:lang w:val="en-US"/>
              </w:rPr>
            </w:pPr>
            <w:r w:rsidRPr="329C1B6E" w:rsidR="59D1C778">
              <w:rPr>
                <w:rStyle w:val="normaltextrun"/>
                <w:rFonts w:ascii="Sanofi Sans" w:hAnsi="Sanofi Sans"/>
                <w:sz w:val="18"/>
                <w:szCs w:val="18"/>
                <w:lang w:val="en-US"/>
              </w:rPr>
              <w:t xml:space="preserve">Returns TRUE when the specified table or column is </w:t>
            </w:r>
            <w:r w:rsidRPr="329C1B6E" w:rsidR="59D1C778">
              <w:rPr>
                <w:rStyle w:val="normaltextrun"/>
                <w:rFonts w:ascii="Sanofi Sans" w:hAnsi="Sanofi Sans"/>
                <w:sz w:val="18"/>
                <w:szCs w:val="18"/>
                <w:lang w:val="en-US"/>
              </w:rPr>
              <w:t>cross-filtered</w:t>
            </w:r>
          </w:p>
        </w:tc>
      </w:tr>
      <w:tr w:rsidRPr="0021104C" w:rsidR="0019429B" w:rsidTr="329C1B6E" w14:paraId="60D08D04" w14:textId="77777777">
        <w:trPr>
          <w:trHeight w:val="672"/>
        </w:trPr>
        <w:tc>
          <w:tcPr>
            <w:tcW w:w="5035" w:type="dxa"/>
            <w:tcMar/>
            <w:vAlign w:val="center"/>
          </w:tcPr>
          <w:p w:rsidRPr="0019429B" w:rsidR="0019429B" w:rsidP="006776F7" w:rsidRDefault="00F25E8A" w14:paraId="549C76F7" w14:textId="4ABADAE6">
            <w:pPr>
              <w:rPr>
                <w:rStyle w:val="normaltextrun"/>
                <w:rFonts w:ascii="Sanofi Sans" w:hAnsi="Sanofi Sans"/>
                <w:b/>
                <w:bCs/>
                <w:sz w:val="18"/>
                <w:szCs w:val="18"/>
              </w:rPr>
            </w:pPr>
            <w:r w:rsidRPr="00F25E8A">
              <w:rPr>
                <w:rStyle w:val="normaltextrun"/>
                <w:rFonts w:ascii="Sanofi Sans" w:hAnsi="Sanofi Sans"/>
                <w:b/>
                <w:bCs/>
                <w:sz w:val="18"/>
                <w:szCs w:val="18"/>
              </w:rPr>
              <w:t>ISEMPTY</w:t>
            </w:r>
            <w:r w:rsidRPr="00262685">
              <w:rPr>
                <w:rStyle w:val="normaltextrun"/>
                <w:rFonts w:ascii="Sanofi Sans" w:hAnsi="Sanofi Sans"/>
                <w:sz w:val="18"/>
                <w:szCs w:val="18"/>
              </w:rPr>
              <w:t>(&lt;table_expression&gt;)</w:t>
            </w:r>
          </w:p>
        </w:tc>
        <w:tc>
          <w:tcPr>
            <w:tcW w:w="4860" w:type="dxa"/>
            <w:tcMar/>
            <w:vAlign w:val="center"/>
          </w:tcPr>
          <w:p w:rsidR="0019429B" w:rsidP="006776F7" w:rsidRDefault="00850827" w14:paraId="118CC790" w14:textId="7B46DDC9">
            <w:pPr>
              <w:pStyle w:val="paragraph"/>
              <w:spacing w:before="0" w:beforeAutospacing="0" w:after="0" w:afterAutospacing="0"/>
              <w:textAlignment w:val="baseline"/>
              <w:rPr>
                <w:rStyle w:val="normaltextrun"/>
                <w:rFonts w:ascii="Sanofi Sans" w:hAnsi="Sanofi Sans"/>
                <w:sz w:val="18"/>
                <w:szCs w:val="18"/>
              </w:rPr>
            </w:pPr>
            <w:r w:rsidRPr="00850827">
              <w:rPr>
                <w:rStyle w:val="normaltextrun"/>
                <w:rFonts w:ascii="Sanofi Sans" w:hAnsi="Sanofi Sans"/>
                <w:sz w:val="18"/>
                <w:szCs w:val="18"/>
              </w:rPr>
              <w:t>Checks if a table is empty</w:t>
            </w:r>
          </w:p>
        </w:tc>
      </w:tr>
      <w:tr w:rsidRPr="0021104C" w:rsidR="0019429B" w:rsidTr="329C1B6E" w14:paraId="73AD804C" w14:textId="77777777">
        <w:trPr>
          <w:trHeight w:val="672"/>
        </w:trPr>
        <w:tc>
          <w:tcPr>
            <w:tcW w:w="5035" w:type="dxa"/>
            <w:tcMar/>
            <w:vAlign w:val="center"/>
          </w:tcPr>
          <w:p w:rsidRPr="0019429B" w:rsidR="0019429B" w:rsidP="006776F7" w:rsidRDefault="00850827" w14:paraId="61131548" w14:textId="5E4614A0">
            <w:pPr>
              <w:rPr>
                <w:rStyle w:val="normaltextrun"/>
                <w:rFonts w:ascii="Sanofi Sans" w:hAnsi="Sanofi Sans"/>
                <w:b/>
                <w:bCs/>
                <w:sz w:val="18"/>
                <w:szCs w:val="18"/>
              </w:rPr>
            </w:pPr>
            <w:r w:rsidRPr="00850827">
              <w:rPr>
                <w:rStyle w:val="normaltextrun"/>
                <w:rFonts w:ascii="Sanofi Sans" w:hAnsi="Sanofi Sans"/>
                <w:b/>
                <w:bCs/>
                <w:sz w:val="18"/>
                <w:szCs w:val="18"/>
              </w:rPr>
              <w:t>ISERROR</w:t>
            </w:r>
            <w:r w:rsidRPr="00262685">
              <w:rPr>
                <w:rStyle w:val="normaltextrun"/>
                <w:rFonts w:ascii="Sanofi Sans" w:hAnsi="Sanofi Sans"/>
                <w:sz w:val="18"/>
                <w:szCs w:val="18"/>
              </w:rPr>
              <w:t>(&lt;value&gt;)</w:t>
            </w:r>
          </w:p>
        </w:tc>
        <w:tc>
          <w:tcPr>
            <w:tcW w:w="4860" w:type="dxa"/>
            <w:tcMar/>
            <w:vAlign w:val="center"/>
          </w:tcPr>
          <w:p w:rsidR="0019429B" w:rsidP="006776F7" w:rsidRDefault="00850827" w14:paraId="342467C3" w14:textId="0965771C">
            <w:pPr>
              <w:pStyle w:val="paragraph"/>
              <w:spacing w:before="0" w:beforeAutospacing="0" w:after="0" w:afterAutospacing="0"/>
              <w:textAlignment w:val="baseline"/>
              <w:rPr>
                <w:rStyle w:val="normaltextrun"/>
                <w:rFonts w:ascii="Sanofi Sans" w:hAnsi="Sanofi Sans"/>
                <w:sz w:val="18"/>
                <w:szCs w:val="18"/>
              </w:rPr>
            </w:pPr>
            <w:r w:rsidRPr="00850827">
              <w:rPr>
                <w:rStyle w:val="normaltextrun"/>
                <w:rFonts w:ascii="Sanofi Sans" w:hAnsi="Sanofi Sans"/>
                <w:sz w:val="18"/>
                <w:szCs w:val="18"/>
              </w:rPr>
              <w:t>Checks whether a value is an error, and returns TRUE or FALSE</w:t>
            </w:r>
          </w:p>
        </w:tc>
      </w:tr>
      <w:tr w:rsidRPr="0021104C" w:rsidR="0019429B" w:rsidTr="329C1B6E" w14:paraId="3C6248F3" w14:textId="77777777">
        <w:trPr>
          <w:trHeight w:val="672"/>
        </w:trPr>
        <w:tc>
          <w:tcPr>
            <w:tcW w:w="5035" w:type="dxa"/>
            <w:tcMar/>
            <w:vAlign w:val="center"/>
          </w:tcPr>
          <w:p w:rsidRPr="0019429B" w:rsidR="0019429B" w:rsidP="006776F7" w:rsidRDefault="004D5DA0" w14:paraId="6AEA5C39" w14:textId="7E2B5F2F">
            <w:pPr>
              <w:rPr>
                <w:rStyle w:val="normaltextrun"/>
                <w:rFonts w:ascii="Sanofi Sans" w:hAnsi="Sanofi Sans"/>
                <w:b/>
                <w:bCs/>
                <w:sz w:val="18"/>
                <w:szCs w:val="18"/>
              </w:rPr>
            </w:pPr>
            <w:r w:rsidRPr="004D5DA0">
              <w:rPr>
                <w:rStyle w:val="normaltextrun"/>
                <w:rFonts w:ascii="Sanofi Sans" w:hAnsi="Sanofi Sans"/>
                <w:b/>
                <w:bCs/>
                <w:sz w:val="18"/>
                <w:szCs w:val="18"/>
              </w:rPr>
              <w:t>ISFILTERED</w:t>
            </w:r>
            <w:r w:rsidRPr="00262685">
              <w:rPr>
                <w:rStyle w:val="normaltextrun"/>
                <w:rFonts w:ascii="Sanofi Sans" w:hAnsi="Sanofi Sans"/>
                <w:sz w:val="18"/>
                <w:szCs w:val="18"/>
              </w:rPr>
              <w:t>(&lt;TableNameOrColumnName&gt;)</w:t>
            </w:r>
          </w:p>
        </w:tc>
        <w:tc>
          <w:tcPr>
            <w:tcW w:w="4860" w:type="dxa"/>
            <w:tcMar/>
            <w:vAlign w:val="center"/>
          </w:tcPr>
          <w:p w:rsidR="0019429B" w:rsidP="006776F7" w:rsidRDefault="004D5DA0" w14:paraId="3BE0DBF0" w14:textId="3F7E8D06">
            <w:pPr>
              <w:pStyle w:val="paragraph"/>
              <w:spacing w:before="0" w:beforeAutospacing="0" w:after="0" w:afterAutospacing="0"/>
              <w:textAlignment w:val="baseline"/>
              <w:rPr>
                <w:rStyle w:val="normaltextrun"/>
                <w:rFonts w:ascii="Sanofi Sans" w:hAnsi="Sanofi Sans"/>
                <w:sz w:val="18"/>
                <w:szCs w:val="18"/>
              </w:rPr>
            </w:pPr>
            <w:r w:rsidRPr="004D5DA0">
              <w:rPr>
                <w:rStyle w:val="normaltextrun"/>
                <w:rFonts w:ascii="Sanofi Sans" w:hAnsi="Sanofi Sans"/>
                <w:sz w:val="18"/>
                <w:szCs w:val="18"/>
              </w:rPr>
              <w:t>Returns TRUE when the specified table or column is being filtered directly</w:t>
            </w:r>
          </w:p>
        </w:tc>
      </w:tr>
      <w:tr w:rsidRPr="0021104C" w:rsidR="004D5DA0" w:rsidTr="329C1B6E" w14:paraId="163C6475" w14:textId="77777777">
        <w:trPr>
          <w:trHeight w:val="672"/>
        </w:trPr>
        <w:tc>
          <w:tcPr>
            <w:tcW w:w="5035" w:type="dxa"/>
            <w:tcMar/>
            <w:vAlign w:val="center"/>
          </w:tcPr>
          <w:p w:rsidRPr="004D5DA0" w:rsidR="004D5DA0" w:rsidP="006776F7" w:rsidRDefault="00262685" w14:paraId="1247F916" w14:textId="73A8F25B">
            <w:pPr>
              <w:rPr>
                <w:rStyle w:val="normaltextrun"/>
                <w:rFonts w:ascii="Sanofi Sans" w:hAnsi="Sanofi Sans"/>
                <w:b/>
                <w:bCs/>
                <w:sz w:val="18"/>
                <w:szCs w:val="18"/>
              </w:rPr>
            </w:pPr>
            <w:r w:rsidRPr="00262685">
              <w:rPr>
                <w:rStyle w:val="normaltextrun"/>
                <w:rFonts w:ascii="Sanofi Sans" w:hAnsi="Sanofi Sans"/>
                <w:b/>
                <w:bCs/>
                <w:sz w:val="18"/>
                <w:szCs w:val="18"/>
              </w:rPr>
              <w:t>USERPRINCIPALNAME</w:t>
            </w:r>
            <w:r w:rsidRPr="00262685">
              <w:rPr>
                <w:rStyle w:val="normaltextrun"/>
                <w:rFonts w:ascii="Sanofi Sans" w:hAnsi="Sanofi Sans"/>
                <w:sz w:val="18"/>
                <w:szCs w:val="18"/>
              </w:rPr>
              <w:t>()</w:t>
            </w:r>
          </w:p>
        </w:tc>
        <w:tc>
          <w:tcPr>
            <w:tcW w:w="4860" w:type="dxa"/>
            <w:tcMar/>
            <w:vAlign w:val="center"/>
          </w:tcPr>
          <w:p w:rsidR="004D5DA0" w:rsidP="329C1B6E" w:rsidRDefault="00262685" w14:paraId="6E2B828E" w14:textId="07D067EE">
            <w:pPr>
              <w:pStyle w:val="paragraph"/>
              <w:spacing w:before="0" w:beforeAutospacing="off" w:after="0" w:afterAutospacing="off"/>
              <w:textAlignment w:val="baseline"/>
              <w:rPr>
                <w:rStyle w:val="normaltextrun"/>
                <w:rFonts w:ascii="Sanofi Sans" w:hAnsi="Sanofi Sans"/>
                <w:sz w:val="18"/>
                <w:szCs w:val="18"/>
                <w:lang w:val="en-US"/>
              </w:rPr>
            </w:pPr>
            <w:r w:rsidRPr="329C1B6E" w:rsidR="56F2302E">
              <w:rPr>
                <w:rStyle w:val="normaltextrun"/>
                <w:rFonts w:ascii="Sanofi Sans" w:hAnsi="Sanofi Sans"/>
                <w:sz w:val="18"/>
                <w:szCs w:val="18"/>
                <w:lang w:val="en-US"/>
              </w:rPr>
              <w:t xml:space="preserve">Returns the </w:t>
            </w:r>
            <w:r w:rsidRPr="329C1B6E" w:rsidR="56F2302E">
              <w:rPr>
                <w:rStyle w:val="normaltextrun"/>
                <w:rFonts w:ascii="Sanofi Sans" w:hAnsi="Sanofi Sans"/>
                <w:sz w:val="18"/>
                <w:szCs w:val="18"/>
                <w:lang w:val="en-US"/>
              </w:rPr>
              <w:t>user</w:t>
            </w:r>
            <w:r w:rsidRPr="329C1B6E" w:rsidR="56F2302E">
              <w:rPr>
                <w:rStyle w:val="normaltextrun"/>
                <w:rFonts w:ascii="Sanofi Sans" w:hAnsi="Sanofi Sans"/>
                <w:sz w:val="18"/>
                <w:szCs w:val="18"/>
                <w:lang w:val="en-US"/>
              </w:rPr>
              <w:t xml:space="preserve"> principal name</w:t>
            </w:r>
          </w:p>
        </w:tc>
      </w:tr>
    </w:tbl>
    <w:p w:rsidR="00761B53" w:rsidP="006808EE" w:rsidRDefault="00761B53" w14:paraId="2E465DCB" w14:textId="77777777"/>
    <w:p w:rsidRPr="0017473D" w:rsidR="000F465E" w:rsidP="000F465E" w:rsidRDefault="000F465E" w14:paraId="1B03C0BE" w14:textId="4247A5A2">
      <w:pPr>
        <w:pStyle w:val="Heading1"/>
      </w:pPr>
      <w:bookmarkStart w:name="_Toc118888671" w:id="9"/>
      <w:r>
        <w:t>Reference</w:t>
      </w:r>
      <w:bookmarkEnd w:id="9"/>
    </w:p>
    <w:p w:rsidR="000F465E" w:rsidP="000F465E" w:rsidRDefault="000F465E" w14:paraId="7A05E83A" w14:textId="0B5DE632"/>
    <w:p w:rsidR="00B263D6" w:rsidP="006808EE" w:rsidRDefault="00253095" w14:paraId="072496F1" w14:textId="23A3A5C2">
      <w:r w:rsidRPr="00253095">
        <w:rPr>
          <w:rFonts w:ascii="Sanofi Sans" w:hAnsi="Sanofi Sans"/>
        </w:rPr>
        <w:t>SQLBI</w:t>
      </w:r>
      <w:r w:rsidR="00CA2045">
        <w:rPr>
          <w:rFonts w:ascii="Sanofi Sans" w:hAnsi="Sanofi Sans"/>
        </w:rPr>
        <w:t>: Free resource to learn all DAX</w:t>
      </w:r>
    </w:p>
    <w:p w:rsidR="000F465E" w:rsidP="006808EE" w:rsidRDefault="004E588C" w14:paraId="434A78A9" w14:textId="6A4C2FAF">
      <w:pPr>
        <w:rPr>
          <w:rFonts w:ascii="Sanofi Sans" w:hAnsi="Sanofi Sans"/>
        </w:rPr>
      </w:pPr>
      <w:hyperlink w:history="1" r:id="rId55">
        <w:r w:rsidRPr="007C6CA2" w:rsidR="00B263D6">
          <w:rPr>
            <w:rStyle w:val="Hyperlink"/>
            <w:rFonts w:ascii="Sanofi Sans" w:hAnsi="Sanofi Sans"/>
          </w:rPr>
          <w:t>https://www.sqlbi.com/</w:t>
        </w:r>
      </w:hyperlink>
    </w:p>
    <w:p w:rsidR="001B425F" w:rsidP="006808EE" w:rsidRDefault="001B425F" w14:paraId="4B5B90FA" w14:textId="10DFA683"/>
    <w:p w:rsidR="00240477" w:rsidP="006808EE" w:rsidRDefault="00253095" w14:paraId="1FA36338" w14:textId="325C2CA3">
      <w:pPr>
        <w:rPr>
          <w:rFonts w:ascii="Sanofi Sans" w:hAnsi="Sanofi Sans"/>
        </w:rPr>
      </w:pPr>
      <w:r w:rsidRPr="00253095">
        <w:rPr>
          <w:rFonts w:ascii="Sanofi Sans" w:hAnsi="Sanofi Sans"/>
        </w:rPr>
        <w:t>Microsoft</w:t>
      </w:r>
      <w:r w:rsidR="00CA2045">
        <w:rPr>
          <w:rFonts w:ascii="Sanofi Sans" w:hAnsi="Sanofi Sans"/>
        </w:rPr>
        <w:t xml:space="preserve">: Official </w:t>
      </w:r>
      <w:r w:rsidR="00637EE0">
        <w:rPr>
          <w:rFonts w:ascii="Sanofi Sans" w:hAnsi="Sanofi Sans"/>
        </w:rPr>
        <w:t xml:space="preserve">reference </w:t>
      </w:r>
      <w:r w:rsidR="007B1708">
        <w:rPr>
          <w:rFonts w:ascii="Sanofi Sans" w:hAnsi="Sanofi Sans"/>
        </w:rPr>
        <w:t>documentation</w:t>
      </w:r>
      <w:r w:rsidR="00CC2952">
        <w:rPr>
          <w:rFonts w:ascii="Sanofi Sans" w:hAnsi="Sanofi Sans"/>
        </w:rPr>
        <w:t xml:space="preserve"> </w:t>
      </w:r>
      <w:r w:rsidR="00CA2045">
        <w:rPr>
          <w:rFonts w:ascii="Sanofi Sans" w:hAnsi="Sanofi Sans"/>
        </w:rPr>
        <w:br/>
      </w:r>
      <w:hyperlink w:history="1" r:id="rId56">
        <w:r w:rsidRPr="007C6CA2" w:rsidR="00CA2045">
          <w:rPr>
            <w:rStyle w:val="Hyperlink"/>
            <w:rFonts w:ascii="Sanofi Sans" w:hAnsi="Sanofi Sans"/>
          </w:rPr>
          <w:t>https://learn.microsoft.com/en-us/dax/</w:t>
        </w:r>
      </w:hyperlink>
    </w:p>
    <w:p w:rsidR="00240477" w:rsidP="006808EE" w:rsidRDefault="00240477" w14:paraId="2933C1FF" w14:textId="0E7B1FD9">
      <w:pPr>
        <w:rPr>
          <w:rFonts w:ascii="Sanofi Sans" w:hAnsi="Sanofi Sans"/>
        </w:rPr>
      </w:pPr>
    </w:p>
    <w:p w:rsidR="007B1708" w:rsidP="006808EE" w:rsidRDefault="003F5AD7" w14:paraId="24818247" w14:textId="530F0DA1">
      <w:pPr>
        <w:rPr>
          <w:rFonts w:ascii="Sanofi Sans" w:hAnsi="Sanofi Sans"/>
        </w:rPr>
      </w:pPr>
      <w:r>
        <w:rPr>
          <w:rFonts w:ascii="Sanofi Sans" w:hAnsi="Sanofi Sans"/>
        </w:rPr>
        <w:t>DAX Formatter: Make your formulas readable</w:t>
      </w:r>
    </w:p>
    <w:p w:rsidR="00CC2952" w:rsidP="006808EE" w:rsidRDefault="004E588C" w14:paraId="60E4FA03" w14:textId="2AA30D21">
      <w:pPr>
        <w:rPr>
          <w:rFonts w:ascii="Sanofi Sans" w:hAnsi="Sanofi Sans"/>
        </w:rPr>
      </w:pPr>
      <w:hyperlink w:history="1" r:id="rId57">
        <w:r w:rsidRPr="007C6CA2" w:rsidR="007B1708">
          <w:rPr>
            <w:rStyle w:val="Hyperlink"/>
            <w:rFonts w:ascii="Sanofi Sans" w:hAnsi="Sanofi Sans"/>
          </w:rPr>
          <w:t>https://www.daxformatter.com/</w:t>
        </w:r>
      </w:hyperlink>
    </w:p>
    <w:p w:rsidR="007B1708" w:rsidP="006808EE" w:rsidRDefault="007B1708" w14:paraId="1FA18543" w14:textId="6EB4CA02">
      <w:pPr>
        <w:rPr>
          <w:rFonts w:ascii="Sanofi Sans" w:hAnsi="Sanofi Sans"/>
        </w:rPr>
      </w:pPr>
    </w:p>
    <w:p w:rsidR="009000C0" w:rsidP="006808EE" w:rsidRDefault="009000C0" w14:paraId="28B6AF02" w14:textId="01038BCE">
      <w:pPr>
        <w:rPr>
          <w:rFonts w:ascii="Sanofi Sans" w:hAnsi="Sanofi Sans"/>
        </w:rPr>
      </w:pPr>
      <w:r>
        <w:rPr>
          <w:rFonts w:ascii="Sanofi Sans" w:hAnsi="Sanofi Sans"/>
        </w:rPr>
        <w:t>DAX Cheat Sheet:</w:t>
      </w:r>
    </w:p>
    <w:p w:rsidR="009000C0" w:rsidP="006808EE" w:rsidRDefault="004E588C" w14:paraId="45FCB1B7" w14:textId="3539ACD3">
      <w:pPr>
        <w:rPr>
          <w:rFonts w:ascii="Sanofi Sans" w:hAnsi="Sanofi Sans"/>
        </w:rPr>
      </w:pPr>
      <w:hyperlink w:history="1" r:id="rId58">
        <w:r w:rsidRPr="007C6CA2" w:rsidR="009000C0">
          <w:rPr>
            <w:rStyle w:val="Hyperlink"/>
            <w:rFonts w:ascii="Sanofi Sans" w:hAnsi="Sanofi Sans"/>
          </w:rPr>
          <w:t>https://community.powerbi.com/t5/Data-Stories-Gallery/DAX-Cheat-Sheet-Success-of-CSS-Selector/m-p/2480476</w:t>
        </w:r>
      </w:hyperlink>
    </w:p>
    <w:p w:rsidR="009000C0" w:rsidP="006808EE" w:rsidRDefault="009000C0" w14:paraId="6BCE1318" w14:textId="625DF307">
      <w:pPr>
        <w:rPr>
          <w:rFonts w:ascii="Sanofi Sans" w:hAnsi="Sanofi Sans"/>
        </w:rPr>
      </w:pPr>
    </w:p>
    <w:p w:rsidR="00BC1680" w:rsidP="006808EE" w:rsidRDefault="007E3F55" w14:paraId="494138B2" w14:textId="7FB411C8">
      <w:pPr>
        <w:rPr>
          <w:rFonts w:ascii="Sanofi Sans" w:hAnsi="Sanofi Sans"/>
        </w:rPr>
      </w:pPr>
      <w:r>
        <w:rPr>
          <w:rFonts w:ascii="Sanofi Sans" w:hAnsi="Sanofi Sans"/>
        </w:rPr>
        <w:t>Power BI docs</w:t>
      </w:r>
    </w:p>
    <w:p w:rsidR="009000C0" w:rsidP="006808EE" w:rsidRDefault="004E588C" w14:paraId="0DEF1389" w14:textId="5A7B777B">
      <w:pPr>
        <w:rPr>
          <w:rFonts w:ascii="Sanofi Sans" w:hAnsi="Sanofi Sans"/>
        </w:rPr>
      </w:pPr>
      <w:hyperlink w:history="1" r:id="rId59">
        <w:r w:rsidRPr="007C6CA2" w:rsidR="00BC1680">
          <w:rPr>
            <w:rStyle w:val="Hyperlink"/>
            <w:rFonts w:ascii="Sanofi Sans" w:hAnsi="Sanofi Sans"/>
          </w:rPr>
          <w:t>https://powerbidocs.com/power-bi-dax-functions/</w:t>
        </w:r>
      </w:hyperlink>
    </w:p>
    <w:p w:rsidRPr="00253095" w:rsidR="00BC1680" w:rsidP="006808EE" w:rsidRDefault="00BC1680" w14:paraId="319B2A5F" w14:textId="77777777">
      <w:pPr>
        <w:rPr>
          <w:rFonts w:ascii="Sanofi Sans" w:hAnsi="Sanofi Sans"/>
        </w:rPr>
      </w:pPr>
    </w:p>
    <w:sectPr w:rsidRPr="00253095" w:rsidR="00BC1680" w:rsidSect="00EA3F76">
      <w:headerReference w:type="even" r:id="rId60"/>
      <w:headerReference w:type="default" r:id="rId61"/>
      <w:footerReference w:type="default" r:id="rId62"/>
      <w:headerReference w:type="first" r:id="rId63"/>
      <w:footerReference w:type="first" r:id="rId64"/>
      <w:pgSz w:w="11906" w:h="16838" w:orient="portrait"/>
      <w:pgMar w:top="1474" w:right="1134" w:bottom="1418" w:left="1134" w:header="794" w:footer="55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60273" w:rsidP="007B0BBD" w:rsidRDefault="00260273" w14:paraId="4D3E22D2" w14:textId="77777777">
      <w:r>
        <w:separator/>
      </w:r>
    </w:p>
    <w:p w:rsidR="00260273" w:rsidRDefault="00260273" w14:paraId="63CAABAD" w14:textId="77777777"/>
    <w:p w:rsidR="00260273" w:rsidP="007D3D51" w:rsidRDefault="00260273" w14:paraId="7129006F" w14:textId="77777777"/>
  </w:endnote>
  <w:endnote w:type="continuationSeparator" w:id="0">
    <w:p w:rsidR="00260273" w:rsidP="007B0BBD" w:rsidRDefault="00260273" w14:paraId="77057F1A" w14:textId="77777777">
      <w:r>
        <w:continuationSeparator/>
      </w:r>
    </w:p>
    <w:p w:rsidR="00260273" w:rsidRDefault="00260273" w14:paraId="28E9F04C" w14:textId="77777777"/>
    <w:p w:rsidR="00260273" w:rsidP="007D3D51" w:rsidRDefault="00260273" w14:paraId="31B46429" w14:textId="77777777"/>
  </w:endnote>
  <w:endnote w:type="continuationNotice" w:id="1">
    <w:p w:rsidR="00260273" w:rsidRDefault="00260273" w14:paraId="0EFE18BA"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Sanofi Sans">
    <w:altName w:val="Calibri"/>
    <w:charset w:val="00"/>
    <w:family w:val="auto"/>
    <w:pitch w:val="variable"/>
    <w:sig w:usb0="0000002F" w:usb1="00000020"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Segoe MDL2 Assets">
    <w:panose1 w:val="050A0102010101010101"/>
    <w:charset w:val="00"/>
    <w:family w:val="roman"/>
    <w:pitch w:val="variable"/>
    <w:sig w:usb0="00000003" w:usb1="10000000" w:usb2="00000000" w:usb3="00000000" w:csb0="00000001" w:csb1="00000000"/>
  </w:font>
  <w:font w:name="PalatinoLinotype-Roman">
    <w:altName w:val="Palatino Linotype"/>
    <w:panose1 w:val="00000000000000000000"/>
    <w:charset w:val="00"/>
    <w:family w:val="auto"/>
    <w:notTrueType/>
    <w:pitch w:val="default"/>
    <w:sig w:usb0="00000003" w:usb1="00000000" w:usb2="00000000" w:usb3="00000000" w:csb0="00000001" w:csb1="00000000"/>
  </w:font>
  <w:font w:name="PalatinoLinotype-Bold">
    <w:altName w:val="Palatino Linotype"/>
    <w:panose1 w:val="00000000000000000000"/>
    <w:charset w:val="00"/>
    <w:family w:val="auto"/>
    <w:notTrueType/>
    <w:pitch w:val="default"/>
    <w:sig w:usb0="00000003" w:usb1="00000000" w:usb2="00000000" w:usb3="00000000" w:csb0="00000001" w:csb1="00000000"/>
  </w:font>
  <w:font w:name="FreeMono">
    <w:altName w:val="Calibri"/>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FluentSystemIcons-Regular">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oppins">
    <w:panose1 w:val="00000500000000000000"/>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rPr>
        <w:rStyle w:val="PageNumber"/>
      </w:rPr>
      <w:id w:val="1738274209"/>
      <w:docPartObj>
        <w:docPartGallery w:val="Page Numbers (Bottom of Page)"/>
        <w:docPartUnique/>
      </w:docPartObj>
    </w:sdtPr>
    <w:sdtEndPr>
      <w:rPr>
        <w:rStyle w:val="PageNumber"/>
      </w:rPr>
    </w:sdtEndPr>
    <w:sdtContent>
      <w:p w:rsidR="00C45E2A" w:rsidP="00C45E2A" w:rsidRDefault="00C45E2A" w14:paraId="5671C23F" w14:textId="77777777">
        <w:pPr>
          <w:pStyle w:val="Footer"/>
          <w:framePr w:w="910" w:wrap="none" w:hAnchor="page" w:vAnchor="text" w:x="9992" w:y="1"/>
          <w:jc w:val="right"/>
          <w:rPr>
            <w:rStyle w:val="PageNumber"/>
          </w:rPr>
        </w:pPr>
        <w:r w:rsidRPr="00693E7B">
          <w:rPr>
            <w:rStyle w:val="PageNumber"/>
            <w:rFonts w:ascii="Sanofi Sans" w:hAnsi="Sanofi Sans"/>
            <w:sz w:val="16"/>
            <w:szCs w:val="22"/>
          </w:rPr>
          <w:fldChar w:fldCharType="begin"/>
        </w:r>
        <w:r w:rsidRPr="00693E7B">
          <w:rPr>
            <w:rStyle w:val="PageNumber"/>
            <w:rFonts w:ascii="Sanofi Sans" w:hAnsi="Sanofi Sans"/>
            <w:sz w:val="16"/>
            <w:szCs w:val="22"/>
          </w:rPr>
          <w:instrText xml:space="preserve"> PAGE </w:instrText>
        </w:r>
        <w:r w:rsidRPr="00693E7B">
          <w:rPr>
            <w:rStyle w:val="PageNumber"/>
            <w:rFonts w:ascii="Sanofi Sans" w:hAnsi="Sanofi Sans"/>
            <w:sz w:val="16"/>
            <w:szCs w:val="22"/>
          </w:rPr>
          <w:fldChar w:fldCharType="separate"/>
        </w:r>
        <w:r w:rsidRPr="00693E7B">
          <w:rPr>
            <w:rStyle w:val="PageNumber"/>
            <w:rFonts w:ascii="Sanofi Sans" w:hAnsi="Sanofi Sans"/>
            <w:sz w:val="16"/>
            <w:szCs w:val="22"/>
          </w:rPr>
          <w:t>2</w:t>
        </w:r>
        <w:r w:rsidRPr="00693E7B">
          <w:rPr>
            <w:rStyle w:val="PageNumber"/>
            <w:rFonts w:ascii="Sanofi Sans" w:hAnsi="Sanofi Sans"/>
            <w:sz w:val="16"/>
            <w:szCs w:val="22"/>
          </w:rPr>
          <w:fldChar w:fldCharType="end"/>
        </w:r>
        <w:r w:rsidRPr="00693E7B">
          <w:rPr>
            <w:rStyle w:val="PageNumber"/>
            <w:rFonts w:ascii="Sanofi Sans" w:hAnsi="Sanofi Sans"/>
            <w:sz w:val="16"/>
            <w:szCs w:val="22"/>
          </w:rPr>
          <w:t>/</w:t>
        </w:r>
        <w:r w:rsidRPr="00693E7B">
          <w:rPr>
            <w:rStyle w:val="PageNumber"/>
            <w:rFonts w:ascii="Sanofi Sans" w:hAnsi="Sanofi Sans"/>
            <w:sz w:val="16"/>
            <w:szCs w:val="22"/>
          </w:rPr>
          <w:fldChar w:fldCharType="begin"/>
        </w:r>
        <w:r w:rsidRPr="00693E7B">
          <w:rPr>
            <w:rStyle w:val="PageNumber"/>
            <w:rFonts w:ascii="Sanofi Sans" w:hAnsi="Sanofi Sans"/>
            <w:sz w:val="16"/>
            <w:szCs w:val="22"/>
          </w:rPr>
          <w:instrText xml:space="preserve"> NUMPAGES  \* MERGEFORMAT </w:instrText>
        </w:r>
        <w:r w:rsidRPr="00693E7B">
          <w:rPr>
            <w:rStyle w:val="PageNumber"/>
            <w:rFonts w:ascii="Sanofi Sans" w:hAnsi="Sanofi Sans"/>
            <w:sz w:val="16"/>
            <w:szCs w:val="22"/>
          </w:rPr>
          <w:fldChar w:fldCharType="separate"/>
        </w:r>
        <w:r w:rsidRPr="00693E7B">
          <w:rPr>
            <w:rStyle w:val="PageNumber"/>
            <w:rFonts w:ascii="Sanofi Sans" w:hAnsi="Sanofi Sans"/>
            <w:sz w:val="16"/>
            <w:szCs w:val="22"/>
          </w:rPr>
          <w:t>2</w:t>
        </w:r>
        <w:r w:rsidRPr="00693E7B">
          <w:rPr>
            <w:rStyle w:val="PageNumber"/>
            <w:rFonts w:ascii="Sanofi Sans" w:hAnsi="Sanofi Sans"/>
            <w:sz w:val="16"/>
            <w:szCs w:val="22"/>
          </w:rPr>
          <w:fldChar w:fldCharType="end"/>
        </w:r>
      </w:p>
    </w:sdtContent>
  </w:sdt>
  <w:p w:rsidRPr="000F465E" w:rsidR="00C45E2A" w:rsidP="00C45E2A" w:rsidRDefault="00C45E2A" w14:paraId="6535D9EE" w14:textId="399E126D">
    <w:pPr>
      <w:pStyle w:val="Footer"/>
      <w:tabs>
        <w:tab w:val="clear" w:pos="4536"/>
        <w:tab w:val="clear" w:pos="9072"/>
      </w:tabs>
      <w:ind w:right="360"/>
      <w:jc w:val="center"/>
      <w:rPr>
        <w:rFonts w:ascii="Sanofi Sans" w:hAnsi="Sanofi Sans"/>
        <w:szCs w:val="22"/>
      </w:rPr>
    </w:pPr>
    <w:r w:rsidRPr="000F465E">
      <w:rPr>
        <w:rFonts w:ascii="Sanofi Sans" w:hAnsi="Sanofi Sans"/>
        <w:noProof/>
        <w:szCs w:val="22"/>
      </w:rPr>
      <w:drawing>
        <wp:anchor distT="0" distB="0" distL="114300" distR="114300" simplePos="0" relativeHeight="251658240" behindDoc="0" locked="0" layoutInCell="1" allowOverlap="1" wp14:anchorId="4C347630" wp14:editId="13A6DE0A">
          <wp:simplePos x="0" y="0"/>
          <wp:positionH relativeFrom="column">
            <wp:posOffset>-59055</wp:posOffset>
          </wp:positionH>
          <wp:positionV relativeFrom="paragraph">
            <wp:posOffset>-18415</wp:posOffset>
          </wp:positionV>
          <wp:extent cx="604520" cy="155113"/>
          <wp:effectExtent l="0" t="0" r="5080" b="0"/>
          <wp:wrapNone/>
          <wp:docPr id="14" name="Image 70"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70"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04520" cy="155113"/>
                  </a:xfrm>
                  <a:prstGeom prst="rect">
                    <a:avLst/>
                  </a:prstGeom>
                </pic:spPr>
              </pic:pic>
            </a:graphicData>
          </a:graphic>
          <wp14:sizeRelH relativeFrom="page">
            <wp14:pctWidth>0</wp14:pctWidth>
          </wp14:sizeRelH>
          <wp14:sizeRelV relativeFrom="page">
            <wp14:pctHeight>0</wp14:pctHeight>
          </wp14:sizeRelV>
        </wp:anchor>
      </w:drawing>
    </w:r>
    <w:r w:rsidRPr="000F465E" w:rsidR="000F465E">
      <w:rPr>
        <w:rFonts w:ascii="Sanofi Sans" w:hAnsi="Sanofi Sans"/>
      </w:rPr>
      <w:t>Power BI | DAX Calculation Guide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5E2A" w:rsidP="00C45E2A" w:rsidRDefault="00C45E2A" w14:paraId="1B6ED5FA" w14:textId="77777777">
    <w:pPr>
      <w:pStyle w:val="Footer"/>
      <w:framePr w:w="910" w:wrap="none" w:hAnchor="page" w:vAnchor="text" w:x="9992"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r>
      <w:rPr>
        <w:rStyle w:val="PageNumber"/>
      </w:rPr>
      <w:t>/</w:t>
    </w:r>
    <w:r>
      <w:rPr>
        <w:rStyle w:val="PageNumber"/>
      </w:rPr>
      <w:fldChar w:fldCharType="begin"/>
    </w:r>
    <w:r>
      <w:rPr>
        <w:rStyle w:val="PageNumber"/>
      </w:rPr>
      <w:instrText xml:space="preserve"> NUMPAGES  \* MERGEFORMAT </w:instrText>
    </w:r>
    <w:r>
      <w:rPr>
        <w:rStyle w:val="PageNumber"/>
      </w:rPr>
      <w:fldChar w:fldCharType="separate"/>
    </w:r>
    <w:r>
      <w:rPr>
        <w:rStyle w:val="PageNumber"/>
      </w:rPr>
      <w:t>2</w:t>
    </w:r>
    <w:r>
      <w:rPr>
        <w:rStyle w:val="PageNumber"/>
      </w:rPr>
      <w:fldChar w:fldCharType="end"/>
    </w:r>
  </w:p>
  <w:p w:rsidRPr="00554023" w:rsidR="00C45E2A" w:rsidP="00F405F5" w:rsidRDefault="000F465E" w14:paraId="0613A3BA" w14:textId="0F3A06AE">
    <w:pPr>
      <w:pStyle w:val="Footer"/>
      <w:tabs>
        <w:tab w:val="clear" w:pos="4536"/>
        <w:tab w:val="clear" w:pos="9072"/>
      </w:tabs>
      <w:ind w:right="360"/>
      <w:jc w:val="center"/>
      <w:rPr>
        <w:szCs w:val="22"/>
      </w:rPr>
    </w:pPr>
    <w:r w:rsidRPr="000F465E">
      <w:rPr>
        <w:rFonts w:ascii="Sanofi Sans" w:hAnsi="Sanofi Sans"/>
      </w:rPr>
      <w:t>Power BI | DAX Calculation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60273" w:rsidP="007B0BBD" w:rsidRDefault="00260273" w14:paraId="29B6E9D1" w14:textId="77777777">
      <w:r>
        <w:separator/>
      </w:r>
    </w:p>
    <w:p w:rsidR="00260273" w:rsidRDefault="00260273" w14:paraId="6934B245" w14:textId="77777777"/>
    <w:p w:rsidR="00260273" w:rsidP="007D3D51" w:rsidRDefault="00260273" w14:paraId="25A7EC84" w14:textId="77777777"/>
  </w:footnote>
  <w:footnote w:type="continuationSeparator" w:id="0">
    <w:p w:rsidR="00260273" w:rsidP="007B0BBD" w:rsidRDefault="00260273" w14:paraId="68F7E955" w14:textId="77777777">
      <w:r>
        <w:continuationSeparator/>
      </w:r>
    </w:p>
    <w:p w:rsidR="00260273" w:rsidRDefault="00260273" w14:paraId="09BF61C9" w14:textId="77777777"/>
    <w:p w:rsidR="00260273" w:rsidP="007D3D51" w:rsidRDefault="00260273" w14:paraId="0E1711D2" w14:textId="77777777"/>
  </w:footnote>
  <w:footnote w:type="continuationNotice" w:id="1">
    <w:p w:rsidR="00260273" w:rsidRDefault="00260273" w14:paraId="51A84D33"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782AA4" w:rsidRDefault="00782AA4" w14:paraId="0BC64179" w14:textId="30643576">
    <w:pPr>
      <w:pStyle w:val="Header"/>
    </w:pPr>
    <w:r>
      <w:rPr>
        <w:noProof/>
      </w:rPr>
      <mc:AlternateContent>
        <mc:Choice Requires="wps">
          <w:drawing>
            <wp:anchor distT="0" distB="0" distL="0" distR="0" simplePos="0" relativeHeight="251660289" behindDoc="0" locked="0" layoutInCell="1" allowOverlap="1" wp14:anchorId="0F63CEBB" wp14:editId="67D28FE7">
              <wp:simplePos x="635" y="635"/>
              <wp:positionH relativeFrom="page">
                <wp:align>center</wp:align>
              </wp:positionH>
              <wp:positionV relativeFrom="page">
                <wp:align>top</wp:align>
              </wp:positionV>
              <wp:extent cx="443865" cy="443865"/>
              <wp:effectExtent l="0" t="0" r="13335" b="16510"/>
              <wp:wrapNone/>
              <wp:docPr id="25" name="Text Box 2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782AA4" w:rsidR="00782AA4" w:rsidP="00782AA4" w:rsidRDefault="00782AA4" w14:paraId="31DD91B9" w14:textId="1C2C4332">
                          <w:pPr>
                            <w:rPr>
                              <w:rFonts w:ascii="Calibri" w:hAnsi="Calibri" w:eastAsia="Calibri" w:cs="Calibri"/>
                              <w:noProof/>
                              <w:color w:val="4A569E"/>
                              <w:sz w:val="20"/>
                              <w:szCs w:val="20"/>
                            </w:rPr>
                          </w:pPr>
                          <w:r w:rsidRPr="00782AA4">
                            <w:rPr>
                              <w:rFonts w:ascii="Calibri" w:hAnsi="Calibri" w:eastAsia="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7A976BC8">
            <v:shapetype id="_x0000_t202" coordsize="21600,21600" o:spt="202" path="m,l,21600r21600,l21600,xe" w14:anchorId="0F63CEBB">
              <v:stroke joinstyle="miter"/>
              <v:path gradientshapeok="t" o:connecttype="rect"/>
            </v:shapetype>
            <v:shape id="Text Box 25" style="position:absolute;margin-left:0;margin-top:0;width:34.95pt;height:34.95pt;z-index:251660289;visibility:visible;mso-wrap-style:none;mso-wrap-distance-left:0;mso-wrap-distance-top:0;mso-wrap-distance-right:0;mso-wrap-distance-bottom:0;mso-position-horizontal:center;mso-position-horizontal-relative:page;mso-position-vertical:top;mso-position-vertical-relative:page;v-text-anchor:top" alt="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v:fill o:detectmouseclick="t"/>
              <v:textbox style="mso-fit-shape-to-text:t" inset="0,15pt,0,0">
                <w:txbxContent>
                  <w:p w:rsidRPr="00782AA4" w:rsidR="00782AA4" w:rsidP="00782AA4" w:rsidRDefault="00782AA4" w14:paraId="3EBC992C" w14:textId="1C2C4332">
                    <w:pPr>
                      <w:rPr>
                        <w:rFonts w:ascii="Calibri" w:hAnsi="Calibri" w:eastAsia="Calibri" w:cs="Calibri"/>
                        <w:noProof/>
                        <w:color w:val="4A569E"/>
                        <w:sz w:val="20"/>
                        <w:szCs w:val="20"/>
                      </w:rPr>
                    </w:pPr>
                    <w:r w:rsidRPr="00782AA4">
                      <w:rPr>
                        <w:rFonts w:ascii="Calibri" w:hAnsi="Calibri" w:eastAsia="Calibri" w:cs="Calibri"/>
                        <w:noProof/>
                        <w:color w:val="4A569E"/>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Pr="0023219C" w:rsidR="0023219C" w:rsidP="0023219C" w:rsidRDefault="00782AA4" w14:paraId="2A328BBF" w14:textId="3352DF7B">
    <w:pPr>
      <w:pStyle w:val="Header"/>
    </w:pPr>
    <w:r>
      <w:rPr>
        <w:noProof/>
      </w:rPr>
      <mc:AlternateContent>
        <mc:Choice Requires="wps">
          <w:drawing>
            <wp:anchor distT="0" distB="0" distL="0" distR="0" simplePos="0" relativeHeight="251661313" behindDoc="0" locked="0" layoutInCell="1" allowOverlap="1" wp14:anchorId="0D544681" wp14:editId="53C65C9A">
              <wp:simplePos x="720725" y="504825"/>
              <wp:positionH relativeFrom="page">
                <wp:align>center</wp:align>
              </wp:positionH>
              <wp:positionV relativeFrom="page">
                <wp:align>top</wp:align>
              </wp:positionV>
              <wp:extent cx="443865" cy="443865"/>
              <wp:effectExtent l="0" t="0" r="13335" b="16510"/>
              <wp:wrapNone/>
              <wp:docPr id="26" name="Text Box 2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782AA4" w:rsidR="00782AA4" w:rsidP="00782AA4" w:rsidRDefault="00782AA4" w14:paraId="1E4C67C9" w14:textId="7436431D">
                          <w:pPr>
                            <w:rPr>
                              <w:rFonts w:ascii="Calibri" w:hAnsi="Calibri" w:eastAsia="Calibri" w:cs="Calibri"/>
                              <w:noProof/>
                              <w:color w:val="4A569E"/>
                              <w:sz w:val="20"/>
                              <w:szCs w:val="20"/>
                            </w:rPr>
                          </w:pPr>
                          <w:r w:rsidRPr="00782AA4">
                            <w:rPr>
                              <w:rFonts w:ascii="Calibri" w:hAnsi="Calibri" w:eastAsia="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319DB146">
            <v:shapetype id="_x0000_t202" coordsize="21600,21600" o:spt="202" path="m,l,21600r21600,l21600,xe" w14:anchorId="0D544681">
              <v:stroke joinstyle="miter"/>
              <v:path gradientshapeok="t" o:connecttype="rect"/>
            </v:shapetype>
            <v:shape id="Text Box 26" style="position:absolute;margin-left:0;margin-top:0;width:34.95pt;height:34.95pt;z-index:251661313;visibility:visible;mso-wrap-style:none;mso-wrap-distance-left:0;mso-wrap-distance-top:0;mso-wrap-distance-right:0;mso-wrap-distance-bottom:0;mso-position-horizontal:center;mso-position-horizontal-relative:page;mso-position-vertical:top;mso-position-vertical-relative:page;v-text-anchor:top" alt="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v:fill o:detectmouseclick="t"/>
              <v:textbox style="mso-fit-shape-to-text:t" inset="0,15pt,0,0">
                <w:txbxContent>
                  <w:p w:rsidRPr="00782AA4" w:rsidR="00782AA4" w:rsidP="00782AA4" w:rsidRDefault="00782AA4" w14:paraId="7A2EC13D" w14:textId="7436431D">
                    <w:pPr>
                      <w:rPr>
                        <w:rFonts w:ascii="Calibri" w:hAnsi="Calibri" w:eastAsia="Calibri" w:cs="Calibri"/>
                        <w:noProof/>
                        <w:color w:val="4A569E"/>
                        <w:sz w:val="20"/>
                        <w:szCs w:val="20"/>
                      </w:rPr>
                    </w:pPr>
                    <w:r w:rsidRPr="00782AA4">
                      <w:rPr>
                        <w:rFonts w:ascii="Calibri" w:hAnsi="Calibri" w:eastAsia="Calibri" w:cs="Calibri"/>
                        <w:noProof/>
                        <w:color w:val="4A569E"/>
                        <w:sz w:val="20"/>
                        <w:szCs w:val="20"/>
                      </w:rPr>
                      <w:t>Internal</w:t>
                    </w:r>
                  </w:p>
                </w:txbxContent>
              </v:textbox>
              <w10:wrap anchorx="page" anchory="page"/>
            </v:shape>
          </w:pict>
        </mc:Fallback>
      </mc:AlternateContent>
    </w:r>
  </w:p>
  <w:p w:rsidR="0023219C" w:rsidRDefault="0023219C" w14:paraId="7027F454"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p14">
  <w:p w:rsidR="00C45E2A" w:rsidRDefault="00782AA4" w14:paraId="4FE663F8" w14:textId="1DBABD1F">
    <w:pPr>
      <w:pStyle w:val="Header"/>
    </w:pPr>
    <w:r>
      <w:rPr>
        <w:noProof/>
      </w:rPr>
      <mc:AlternateContent>
        <mc:Choice Requires="wps">
          <w:drawing>
            <wp:anchor distT="0" distB="0" distL="0" distR="0" simplePos="0" relativeHeight="251659265" behindDoc="0" locked="0" layoutInCell="1" allowOverlap="1" wp14:anchorId="1FF600C4" wp14:editId="1CE1A36F">
              <wp:simplePos x="723900" y="508000"/>
              <wp:positionH relativeFrom="page">
                <wp:align>center</wp:align>
              </wp:positionH>
              <wp:positionV relativeFrom="page">
                <wp:align>top</wp:align>
              </wp:positionV>
              <wp:extent cx="443865" cy="443865"/>
              <wp:effectExtent l="0" t="0" r="13335" b="16510"/>
              <wp:wrapNone/>
              <wp:docPr id="21" name="Text Box 2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782AA4" w:rsidR="00782AA4" w:rsidP="00782AA4" w:rsidRDefault="00782AA4" w14:paraId="473DD9A8" w14:textId="2AD3D547">
                          <w:pPr>
                            <w:rPr>
                              <w:rFonts w:ascii="Calibri" w:hAnsi="Calibri" w:eastAsia="Calibri" w:cs="Calibri"/>
                              <w:noProof/>
                              <w:color w:val="4A569E"/>
                              <w:sz w:val="20"/>
                              <w:szCs w:val="20"/>
                            </w:rPr>
                          </w:pPr>
                          <w:r w:rsidRPr="00782AA4">
                            <w:rPr>
                              <w:rFonts w:ascii="Calibri" w:hAnsi="Calibri" w:eastAsia="Calibri" w:cs="Calibri"/>
                              <w:noProof/>
                              <w:color w:val="4A569E"/>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79000167">
            <v:shapetype id="_x0000_t202" coordsize="21600,21600" o:spt="202" path="m,l,21600r21600,l21600,xe" w14:anchorId="1FF600C4">
              <v:stroke joinstyle="miter"/>
              <v:path gradientshapeok="t" o:connecttype="rect"/>
            </v:shapetype>
            <v:shape id="Text Box 21" style="position:absolute;margin-left:0;margin-top:0;width:34.95pt;height:34.95pt;z-index:251659265;visibility:visible;mso-wrap-style:none;mso-wrap-distance-left:0;mso-wrap-distance-top:0;mso-wrap-distance-right:0;mso-wrap-distance-bottom:0;mso-position-horizontal:center;mso-position-horizontal-relative:page;mso-position-vertical:top;mso-position-vertical-relative:page;v-text-anchor:top" alt="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v:fill o:detectmouseclick="t"/>
              <v:textbox style="mso-fit-shape-to-text:t" inset="0,15pt,0,0">
                <w:txbxContent>
                  <w:p w:rsidRPr="00782AA4" w:rsidR="00782AA4" w:rsidP="00782AA4" w:rsidRDefault="00782AA4" w14:paraId="7CBB83DA" w14:textId="2AD3D547">
                    <w:pPr>
                      <w:rPr>
                        <w:rFonts w:ascii="Calibri" w:hAnsi="Calibri" w:eastAsia="Calibri" w:cs="Calibri"/>
                        <w:noProof/>
                        <w:color w:val="4A569E"/>
                        <w:sz w:val="20"/>
                        <w:szCs w:val="20"/>
                      </w:rPr>
                    </w:pPr>
                    <w:r w:rsidRPr="00782AA4">
                      <w:rPr>
                        <w:rFonts w:ascii="Calibri" w:hAnsi="Calibri" w:eastAsia="Calibri" w:cs="Calibri"/>
                        <w:noProof/>
                        <w:color w:val="4A569E"/>
                        <w:sz w:val="20"/>
                        <w:szCs w:val="20"/>
                      </w:rPr>
                      <w:t>Internal</w:t>
                    </w:r>
                  </w:p>
                </w:txbxContent>
              </v:textbox>
              <w10:wrap anchorx="page" anchory="page"/>
            </v:shape>
          </w:pict>
        </mc:Fallback>
      </mc:AlternateContent>
    </w:r>
    <w:r w:rsidR="00C45E2A">
      <w:rPr>
        <w:noProof/>
      </w:rPr>
      <w:drawing>
        <wp:anchor distT="0" distB="0" distL="114300" distR="114300" simplePos="0" relativeHeight="251658241" behindDoc="1" locked="0" layoutInCell="1" allowOverlap="1" wp14:anchorId="03A0EDDE" wp14:editId="4FD21505">
          <wp:simplePos x="0" y="0"/>
          <wp:positionH relativeFrom="margin">
            <wp:posOffset>2155190</wp:posOffset>
          </wp:positionH>
          <wp:positionV relativeFrom="page">
            <wp:posOffset>1014911</wp:posOffset>
          </wp:positionV>
          <wp:extent cx="1807200" cy="464400"/>
          <wp:effectExtent l="0" t="0" r="0" b="5715"/>
          <wp:wrapNone/>
          <wp:docPr id="15" name="Image 1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13" descr="Shape&#10;&#10;Description automatically generated with medium confidence"/>
                  <pic:cNvPicPr/>
                </pic:nvPicPr>
                <pic:blipFill>
                  <a:blip r:embed="rId1" cstate="print">
                    <a:extLst>
                      <a:ext uri="{28A0092B-C50C-407E-A947-70E740481C1C}">
                        <a14:useLocalDpi xmlns:a14="http://schemas.microsoft.com/office/drawing/2010/main"/>
                      </a:ext>
                    </a:extLst>
                  </a:blip>
                  <a:stretch>
                    <a:fillRect/>
                  </a:stretch>
                </pic:blipFill>
                <pic:spPr>
                  <a:xfrm>
                    <a:off x="0" y="0"/>
                    <a:ext cx="1807200" cy="4644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7530F"/>
    <w:multiLevelType w:val="multilevel"/>
    <w:tmpl w:val="C394B97C"/>
    <w:styleLink w:val="BulletList"/>
    <w:lvl w:ilvl="0">
      <w:start w:val="1"/>
      <w:numFmt w:val="bullet"/>
      <w:pStyle w:val="Bullet"/>
      <w:lvlText w:val=""/>
      <w:lvlJc w:val="left"/>
      <w:pPr>
        <w:ind w:left="360" w:hanging="360"/>
      </w:pPr>
      <w:rPr>
        <w:rFonts w:hint="default" w:ascii="Symbol" w:hAnsi="Symbol"/>
        <w:color w:val="auto"/>
        <w:sz w:val="18"/>
      </w:rPr>
    </w:lvl>
    <w:lvl w:ilvl="1">
      <w:start w:val="1"/>
      <w:numFmt w:val="bullet"/>
      <w:lvlText w:val=""/>
      <w:lvlJc w:val="left"/>
      <w:pPr>
        <w:ind w:left="720" w:hanging="360"/>
      </w:pPr>
      <w:rPr>
        <w:rFonts w:hint="default" w:ascii="Symbol" w:hAnsi="Symbol"/>
        <w:color w:val="auto"/>
      </w:rPr>
    </w:lvl>
    <w:lvl w:ilvl="2">
      <w:start w:val="1"/>
      <w:numFmt w:val="bullet"/>
      <w:lvlText w:val=""/>
      <w:lvlJc w:val="left"/>
      <w:pPr>
        <w:ind w:left="1080" w:hanging="360"/>
      </w:pPr>
      <w:rPr>
        <w:rFonts w:hint="default" w:ascii="Symbol" w:hAnsi="Symbol"/>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0635F5D"/>
    <w:multiLevelType w:val="multilevel"/>
    <w:tmpl w:val="4176A6FC"/>
    <w:styleLink w:val="Listeactuel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081ED4"/>
    <w:multiLevelType w:val="hybridMultilevel"/>
    <w:tmpl w:val="AC18B0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92D4507"/>
    <w:multiLevelType w:val="multilevel"/>
    <w:tmpl w:val="CEC61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39FE173E"/>
    <w:multiLevelType w:val="hybridMultilevel"/>
    <w:tmpl w:val="92B6CF10"/>
    <w:lvl w:ilvl="0" w:tplc="04090001">
      <w:start w:val="1"/>
      <w:numFmt w:val="bullet"/>
      <w:lvlText w:val=""/>
      <w:lvlJc w:val="left"/>
      <w:pPr>
        <w:ind w:left="960" w:hanging="360"/>
      </w:pPr>
      <w:rPr>
        <w:rFonts w:hint="default" w:ascii="Symbol" w:hAnsi="Symbol"/>
      </w:rPr>
    </w:lvl>
    <w:lvl w:ilvl="1" w:tplc="04090003" w:tentative="1">
      <w:start w:val="1"/>
      <w:numFmt w:val="bullet"/>
      <w:lvlText w:val="o"/>
      <w:lvlJc w:val="left"/>
      <w:pPr>
        <w:ind w:left="1680" w:hanging="360"/>
      </w:pPr>
      <w:rPr>
        <w:rFonts w:hint="default" w:ascii="Courier New" w:hAnsi="Courier New" w:cs="Courier New"/>
      </w:rPr>
    </w:lvl>
    <w:lvl w:ilvl="2" w:tplc="04090005" w:tentative="1">
      <w:start w:val="1"/>
      <w:numFmt w:val="bullet"/>
      <w:lvlText w:val=""/>
      <w:lvlJc w:val="left"/>
      <w:pPr>
        <w:ind w:left="2400" w:hanging="360"/>
      </w:pPr>
      <w:rPr>
        <w:rFonts w:hint="default" w:ascii="Wingdings" w:hAnsi="Wingdings"/>
      </w:rPr>
    </w:lvl>
    <w:lvl w:ilvl="3" w:tplc="04090001" w:tentative="1">
      <w:start w:val="1"/>
      <w:numFmt w:val="bullet"/>
      <w:lvlText w:val=""/>
      <w:lvlJc w:val="left"/>
      <w:pPr>
        <w:ind w:left="3120" w:hanging="360"/>
      </w:pPr>
      <w:rPr>
        <w:rFonts w:hint="default" w:ascii="Symbol" w:hAnsi="Symbol"/>
      </w:rPr>
    </w:lvl>
    <w:lvl w:ilvl="4" w:tplc="04090003" w:tentative="1">
      <w:start w:val="1"/>
      <w:numFmt w:val="bullet"/>
      <w:lvlText w:val="o"/>
      <w:lvlJc w:val="left"/>
      <w:pPr>
        <w:ind w:left="3840" w:hanging="360"/>
      </w:pPr>
      <w:rPr>
        <w:rFonts w:hint="default" w:ascii="Courier New" w:hAnsi="Courier New" w:cs="Courier New"/>
      </w:rPr>
    </w:lvl>
    <w:lvl w:ilvl="5" w:tplc="04090005" w:tentative="1">
      <w:start w:val="1"/>
      <w:numFmt w:val="bullet"/>
      <w:lvlText w:val=""/>
      <w:lvlJc w:val="left"/>
      <w:pPr>
        <w:ind w:left="4560" w:hanging="360"/>
      </w:pPr>
      <w:rPr>
        <w:rFonts w:hint="default" w:ascii="Wingdings" w:hAnsi="Wingdings"/>
      </w:rPr>
    </w:lvl>
    <w:lvl w:ilvl="6" w:tplc="04090001" w:tentative="1">
      <w:start w:val="1"/>
      <w:numFmt w:val="bullet"/>
      <w:lvlText w:val=""/>
      <w:lvlJc w:val="left"/>
      <w:pPr>
        <w:ind w:left="5280" w:hanging="360"/>
      </w:pPr>
      <w:rPr>
        <w:rFonts w:hint="default" w:ascii="Symbol" w:hAnsi="Symbol"/>
      </w:rPr>
    </w:lvl>
    <w:lvl w:ilvl="7" w:tplc="04090003" w:tentative="1">
      <w:start w:val="1"/>
      <w:numFmt w:val="bullet"/>
      <w:lvlText w:val="o"/>
      <w:lvlJc w:val="left"/>
      <w:pPr>
        <w:ind w:left="6000" w:hanging="360"/>
      </w:pPr>
      <w:rPr>
        <w:rFonts w:hint="default" w:ascii="Courier New" w:hAnsi="Courier New" w:cs="Courier New"/>
      </w:rPr>
    </w:lvl>
    <w:lvl w:ilvl="8" w:tplc="04090005" w:tentative="1">
      <w:start w:val="1"/>
      <w:numFmt w:val="bullet"/>
      <w:lvlText w:val=""/>
      <w:lvlJc w:val="left"/>
      <w:pPr>
        <w:ind w:left="6720" w:hanging="360"/>
      </w:pPr>
      <w:rPr>
        <w:rFonts w:hint="default" w:ascii="Wingdings" w:hAnsi="Wingdings"/>
      </w:rPr>
    </w:lvl>
  </w:abstractNum>
  <w:abstractNum w:abstractNumId="5" w15:restartNumberingAfterBreak="0">
    <w:nsid w:val="3B695D4C"/>
    <w:multiLevelType w:val="multilevel"/>
    <w:tmpl w:val="03A650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3CCD458D"/>
    <w:multiLevelType w:val="multilevel"/>
    <w:tmpl w:val="ACCE0F42"/>
    <w:styleLink w:val="Headinglist"/>
    <w:lvl w:ilvl="0">
      <w:start w:val="1"/>
      <w:numFmt w:val="decimal"/>
      <w:pStyle w:val="Heading1"/>
      <w:lvlText w:val="%1."/>
      <w:lvlJc w:val="left"/>
      <w:pPr>
        <w:tabs>
          <w:tab w:val="num" w:pos="357"/>
        </w:tabs>
        <w:ind w:left="360" w:hanging="360"/>
      </w:pPr>
      <w:rPr>
        <w:rFonts w:hint="default" w:ascii="Georgia" w:hAnsi="Georgia"/>
        <w:b w:val="0"/>
        <w:i/>
        <w:color w:val="7A00E6" w:themeColor="accent2"/>
        <w:sz w:val="36"/>
      </w:rPr>
    </w:lvl>
    <w:lvl w:ilvl="1">
      <w:start w:val="1"/>
      <w:numFmt w:val="decimal"/>
      <w:pStyle w:val="Heading2"/>
      <w:lvlText w:val="%1.%2"/>
      <w:lvlJc w:val="left"/>
      <w:pPr>
        <w:tabs>
          <w:tab w:val="num" w:pos="720"/>
        </w:tabs>
        <w:ind w:left="720" w:hanging="360"/>
      </w:pPr>
      <w:rPr>
        <w:rFonts w:hint="default" w:ascii="Verdana" w:hAnsi="Verdana"/>
        <w:b/>
        <w:i w:val="0"/>
        <w:color w:val="auto"/>
        <w:sz w:val="24"/>
      </w:rPr>
    </w:lvl>
    <w:lvl w:ilvl="2">
      <w:start w:val="1"/>
      <w:numFmt w:val="decimal"/>
      <w:pStyle w:val="Heading3"/>
      <w:lvlText w:val="%1.%2.%3"/>
      <w:lvlJc w:val="left"/>
      <w:pPr>
        <w:tabs>
          <w:tab w:val="num" w:pos="1077"/>
        </w:tabs>
        <w:ind w:left="1080" w:hanging="360"/>
      </w:pPr>
      <w:rPr>
        <w:rFonts w:hint="default" w:ascii="Verdana" w:hAnsi="Verdana"/>
        <w:b w:val="0"/>
        <w:i w:val="0"/>
        <w:sz w:val="20"/>
      </w:rPr>
    </w:lvl>
    <w:lvl w:ilvl="3">
      <w:start w:val="1"/>
      <w:numFmt w:val="none"/>
      <w:pStyle w:val="Heading4"/>
      <w:lvlText w:val=""/>
      <w:lvlJc w:val="left"/>
      <w:pPr>
        <w:tabs>
          <w:tab w:val="num" w:pos="1440"/>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44F5E32"/>
    <w:multiLevelType w:val="multilevel"/>
    <w:tmpl w:val="F990C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4A316E91"/>
    <w:multiLevelType w:val="hybridMultilevel"/>
    <w:tmpl w:val="25E2B9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ED574D8"/>
    <w:multiLevelType w:val="hybridMultilevel"/>
    <w:tmpl w:val="BCF479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3451F4F"/>
    <w:multiLevelType w:val="hybridMultilevel"/>
    <w:tmpl w:val="93D28C82"/>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75CE4417"/>
    <w:multiLevelType w:val="hybridMultilevel"/>
    <w:tmpl w:val="C74C6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1964308">
    <w:abstractNumId w:val="1"/>
  </w:num>
  <w:num w:numId="2" w16cid:durableId="1769883554">
    <w:abstractNumId w:val="0"/>
  </w:num>
  <w:num w:numId="3" w16cid:durableId="1696272010">
    <w:abstractNumId w:val="6"/>
  </w:num>
  <w:num w:numId="4" w16cid:durableId="1858886126">
    <w:abstractNumId w:val="0"/>
  </w:num>
  <w:num w:numId="5" w16cid:durableId="1069301206">
    <w:abstractNumId w:val="6"/>
  </w:num>
  <w:num w:numId="6" w16cid:durableId="2067801805">
    <w:abstractNumId w:val="10"/>
  </w:num>
  <w:num w:numId="7" w16cid:durableId="1152479749">
    <w:abstractNumId w:val="11"/>
  </w:num>
  <w:num w:numId="8" w16cid:durableId="93674705">
    <w:abstractNumId w:val="2"/>
  </w:num>
  <w:num w:numId="9" w16cid:durableId="2142916945">
    <w:abstractNumId w:val="4"/>
  </w:num>
  <w:num w:numId="10" w16cid:durableId="1236817557">
    <w:abstractNumId w:val="7"/>
  </w:num>
  <w:num w:numId="11" w16cid:durableId="1627660291">
    <w:abstractNumId w:val="8"/>
  </w:num>
  <w:num w:numId="12" w16cid:durableId="975256509">
    <w:abstractNumId w:val="9"/>
  </w:num>
  <w:num w:numId="13" w16cid:durableId="2032877027">
    <w:abstractNumId w:val="3"/>
  </w:num>
  <w:num w:numId="14" w16cid:durableId="2038920176">
    <w:abstractNumId w:val="5"/>
  </w:num>
  <w:numIdMacAtCleanup w:val="1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stylePaneSortMethod w:val="0002"/>
  <w:trackRevisions w:val="false"/>
  <w:defaultTabStop w:val="35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C87"/>
    <w:rsid w:val="00001C25"/>
    <w:rsid w:val="00002949"/>
    <w:rsid w:val="000055AB"/>
    <w:rsid w:val="000076BD"/>
    <w:rsid w:val="00007E3F"/>
    <w:rsid w:val="000110EB"/>
    <w:rsid w:val="0001476D"/>
    <w:rsid w:val="00015EB2"/>
    <w:rsid w:val="000167A0"/>
    <w:rsid w:val="00016EB8"/>
    <w:rsid w:val="00017044"/>
    <w:rsid w:val="000201C5"/>
    <w:rsid w:val="00021735"/>
    <w:rsid w:val="00026E54"/>
    <w:rsid w:val="00027AC3"/>
    <w:rsid w:val="00034260"/>
    <w:rsid w:val="00041A44"/>
    <w:rsid w:val="00041C2B"/>
    <w:rsid w:val="000421E1"/>
    <w:rsid w:val="00042A79"/>
    <w:rsid w:val="000454C4"/>
    <w:rsid w:val="00045832"/>
    <w:rsid w:val="00045E0A"/>
    <w:rsid w:val="000462AA"/>
    <w:rsid w:val="00050A2E"/>
    <w:rsid w:val="0005435B"/>
    <w:rsid w:val="000554EB"/>
    <w:rsid w:val="00063D33"/>
    <w:rsid w:val="00072FC6"/>
    <w:rsid w:val="000756C6"/>
    <w:rsid w:val="000805C5"/>
    <w:rsid w:val="0008432D"/>
    <w:rsid w:val="00084C83"/>
    <w:rsid w:val="00086BC4"/>
    <w:rsid w:val="00087EF6"/>
    <w:rsid w:val="00094C6F"/>
    <w:rsid w:val="000A4A49"/>
    <w:rsid w:val="000A5692"/>
    <w:rsid w:val="000A5DAA"/>
    <w:rsid w:val="000A6887"/>
    <w:rsid w:val="000B03F4"/>
    <w:rsid w:val="000B0997"/>
    <w:rsid w:val="000B0C8D"/>
    <w:rsid w:val="000B6CA3"/>
    <w:rsid w:val="000C0789"/>
    <w:rsid w:val="000C73CA"/>
    <w:rsid w:val="000D18BB"/>
    <w:rsid w:val="000D1B54"/>
    <w:rsid w:val="000E10F2"/>
    <w:rsid w:val="000E7FDD"/>
    <w:rsid w:val="000F2160"/>
    <w:rsid w:val="000F4280"/>
    <w:rsid w:val="000F465E"/>
    <w:rsid w:val="000F542A"/>
    <w:rsid w:val="000F5E06"/>
    <w:rsid w:val="0010010E"/>
    <w:rsid w:val="00101135"/>
    <w:rsid w:val="00103C59"/>
    <w:rsid w:val="001050FF"/>
    <w:rsid w:val="00106706"/>
    <w:rsid w:val="00116A7D"/>
    <w:rsid w:val="001171D8"/>
    <w:rsid w:val="00123B9A"/>
    <w:rsid w:val="001250DB"/>
    <w:rsid w:val="00127A4D"/>
    <w:rsid w:val="00132008"/>
    <w:rsid w:val="00132407"/>
    <w:rsid w:val="0013288A"/>
    <w:rsid w:val="00134FFC"/>
    <w:rsid w:val="00136732"/>
    <w:rsid w:val="00136A48"/>
    <w:rsid w:val="001412AA"/>
    <w:rsid w:val="00144F8D"/>
    <w:rsid w:val="00145300"/>
    <w:rsid w:val="0014531F"/>
    <w:rsid w:val="001470B5"/>
    <w:rsid w:val="00150A60"/>
    <w:rsid w:val="00152A5B"/>
    <w:rsid w:val="001530A3"/>
    <w:rsid w:val="001545C3"/>
    <w:rsid w:val="00154D85"/>
    <w:rsid w:val="0015557F"/>
    <w:rsid w:val="0015621E"/>
    <w:rsid w:val="001628F3"/>
    <w:rsid w:val="0016431C"/>
    <w:rsid w:val="00165714"/>
    <w:rsid w:val="00165FA7"/>
    <w:rsid w:val="00166F52"/>
    <w:rsid w:val="0017368A"/>
    <w:rsid w:val="0017473D"/>
    <w:rsid w:val="00182313"/>
    <w:rsid w:val="00184E38"/>
    <w:rsid w:val="0019429B"/>
    <w:rsid w:val="0019488C"/>
    <w:rsid w:val="00194D26"/>
    <w:rsid w:val="00197A06"/>
    <w:rsid w:val="00197EEF"/>
    <w:rsid w:val="001A06F8"/>
    <w:rsid w:val="001A56B6"/>
    <w:rsid w:val="001A6BDB"/>
    <w:rsid w:val="001B137D"/>
    <w:rsid w:val="001B425F"/>
    <w:rsid w:val="001D34CF"/>
    <w:rsid w:val="001D61F8"/>
    <w:rsid w:val="001D6CB8"/>
    <w:rsid w:val="001E2369"/>
    <w:rsid w:val="001E4636"/>
    <w:rsid w:val="001E5E7D"/>
    <w:rsid w:val="001F384D"/>
    <w:rsid w:val="001F511D"/>
    <w:rsid w:val="002008FB"/>
    <w:rsid w:val="00201EB2"/>
    <w:rsid w:val="002022FA"/>
    <w:rsid w:val="00202EAA"/>
    <w:rsid w:val="002034F5"/>
    <w:rsid w:val="00204AC0"/>
    <w:rsid w:val="002104E9"/>
    <w:rsid w:val="00210AA8"/>
    <w:rsid w:val="0021104C"/>
    <w:rsid w:val="00211ABB"/>
    <w:rsid w:val="00212156"/>
    <w:rsid w:val="002128E7"/>
    <w:rsid w:val="00215870"/>
    <w:rsid w:val="00216512"/>
    <w:rsid w:val="0021755E"/>
    <w:rsid w:val="00217755"/>
    <w:rsid w:val="00222180"/>
    <w:rsid w:val="00225367"/>
    <w:rsid w:val="00225609"/>
    <w:rsid w:val="0022584B"/>
    <w:rsid w:val="0023013B"/>
    <w:rsid w:val="0023219C"/>
    <w:rsid w:val="00233077"/>
    <w:rsid w:val="00240477"/>
    <w:rsid w:val="00243D22"/>
    <w:rsid w:val="00244CCE"/>
    <w:rsid w:val="0025049E"/>
    <w:rsid w:val="00253095"/>
    <w:rsid w:val="00253656"/>
    <w:rsid w:val="002536C6"/>
    <w:rsid w:val="00260273"/>
    <w:rsid w:val="002603C9"/>
    <w:rsid w:val="002624AC"/>
    <w:rsid w:val="00262685"/>
    <w:rsid w:val="00263B98"/>
    <w:rsid w:val="002667F6"/>
    <w:rsid w:val="0027043A"/>
    <w:rsid w:val="00275BF8"/>
    <w:rsid w:val="00280CA7"/>
    <w:rsid w:val="00285370"/>
    <w:rsid w:val="00290684"/>
    <w:rsid w:val="00291A43"/>
    <w:rsid w:val="0029541D"/>
    <w:rsid w:val="0029575E"/>
    <w:rsid w:val="002A0F74"/>
    <w:rsid w:val="002B0925"/>
    <w:rsid w:val="002B3BDC"/>
    <w:rsid w:val="002B46E1"/>
    <w:rsid w:val="002C05BF"/>
    <w:rsid w:val="002C3254"/>
    <w:rsid w:val="002C3676"/>
    <w:rsid w:val="002C3C06"/>
    <w:rsid w:val="002C6505"/>
    <w:rsid w:val="002D387F"/>
    <w:rsid w:val="002D64AA"/>
    <w:rsid w:val="002E0B32"/>
    <w:rsid w:val="002E3A17"/>
    <w:rsid w:val="002E4E44"/>
    <w:rsid w:val="002E62C4"/>
    <w:rsid w:val="002E6918"/>
    <w:rsid w:val="002E6DAB"/>
    <w:rsid w:val="002E77CC"/>
    <w:rsid w:val="002F03ED"/>
    <w:rsid w:val="002F0651"/>
    <w:rsid w:val="002F1952"/>
    <w:rsid w:val="002F39BA"/>
    <w:rsid w:val="002F4787"/>
    <w:rsid w:val="002F54CE"/>
    <w:rsid w:val="002F5C4B"/>
    <w:rsid w:val="00300442"/>
    <w:rsid w:val="00300D39"/>
    <w:rsid w:val="003014D0"/>
    <w:rsid w:val="00301808"/>
    <w:rsid w:val="00302529"/>
    <w:rsid w:val="0030296B"/>
    <w:rsid w:val="0030548B"/>
    <w:rsid w:val="00306D45"/>
    <w:rsid w:val="00323746"/>
    <w:rsid w:val="003307AF"/>
    <w:rsid w:val="00333065"/>
    <w:rsid w:val="00333A0F"/>
    <w:rsid w:val="003376FF"/>
    <w:rsid w:val="00337810"/>
    <w:rsid w:val="00342B6B"/>
    <w:rsid w:val="00345F23"/>
    <w:rsid w:val="00350FD6"/>
    <w:rsid w:val="00353B1F"/>
    <w:rsid w:val="00356CF7"/>
    <w:rsid w:val="003602E3"/>
    <w:rsid w:val="00361168"/>
    <w:rsid w:val="003627E0"/>
    <w:rsid w:val="003641D2"/>
    <w:rsid w:val="00366BA3"/>
    <w:rsid w:val="003720AC"/>
    <w:rsid w:val="00373C2C"/>
    <w:rsid w:val="003756B2"/>
    <w:rsid w:val="00381953"/>
    <w:rsid w:val="00387198"/>
    <w:rsid w:val="003876E0"/>
    <w:rsid w:val="0038798E"/>
    <w:rsid w:val="0039433E"/>
    <w:rsid w:val="00397F44"/>
    <w:rsid w:val="003A1E84"/>
    <w:rsid w:val="003A2578"/>
    <w:rsid w:val="003A32AA"/>
    <w:rsid w:val="003A48EA"/>
    <w:rsid w:val="003A6ABF"/>
    <w:rsid w:val="003B134E"/>
    <w:rsid w:val="003C7742"/>
    <w:rsid w:val="003C79FD"/>
    <w:rsid w:val="003D3B53"/>
    <w:rsid w:val="003D67AB"/>
    <w:rsid w:val="003D6A62"/>
    <w:rsid w:val="003E04FB"/>
    <w:rsid w:val="003E19FF"/>
    <w:rsid w:val="003E66D3"/>
    <w:rsid w:val="003E72C1"/>
    <w:rsid w:val="003F0D25"/>
    <w:rsid w:val="003F15EA"/>
    <w:rsid w:val="003F1AD3"/>
    <w:rsid w:val="003F241F"/>
    <w:rsid w:val="003F53B3"/>
    <w:rsid w:val="003F5AD7"/>
    <w:rsid w:val="003F6D97"/>
    <w:rsid w:val="00400992"/>
    <w:rsid w:val="00406670"/>
    <w:rsid w:val="004110E1"/>
    <w:rsid w:val="00411449"/>
    <w:rsid w:val="00412718"/>
    <w:rsid w:val="00415667"/>
    <w:rsid w:val="00417252"/>
    <w:rsid w:val="0042079F"/>
    <w:rsid w:val="004256D4"/>
    <w:rsid w:val="004275A9"/>
    <w:rsid w:val="00427C45"/>
    <w:rsid w:val="00430B9C"/>
    <w:rsid w:val="004329CB"/>
    <w:rsid w:val="00437A48"/>
    <w:rsid w:val="00440279"/>
    <w:rsid w:val="00441A54"/>
    <w:rsid w:val="00442AFD"/>
    <w:rsid w:val="00444202"/>
    <w:rsid w:val="004527A1"/>
    <w:rsid w:val="00455D28"/>
    <w:rsid w:val="0045618F"/>
    <w:rsid w:val="00457E18"/>
    <w:rsid w:val="00460587"/>
    <w:rsid w:val="00464068"/>
    <w:rsid w:val="00464679"/>
    <w:rsid w:val="00465D0D"/>
    <w:rsid w:val="00467C3C"/>
    <w:rsid w:val="00472A7A"/>
    <w:rsid w:val="0047357F"/>
    <w:rsid w:val="004753A0"/>
    <w:rsid w:val="00475E39"/>
    <w:rsid w:val="0049323C"/>
    <w:rsid w:val="004A1F28"/>
    <w:rsid w:val="004A5C49"/>
    <w:rsid w:val="004A74E4"/>
    <w:rsid w:val="004B2725"/>
    <w:rsid w:val="004B2EBB"/>
    <w:rsid w:val="004B746C"/>
    <w:rsid w:val="004B7A19"/>
    <w:rsid w:val="004C0DC8"/>
    <w:rsid w:val="004C3614"/>
    <w:rsid w:val="004C5B31"/>
    <w:rsid w:val="004C78F2"/>
    <w:rsid w:val="004D4419"/>
    <w:rsid w:val="004D5AC0"/>
    <w:rsid w:val="004D5DA0"/>
    <w:rsid w:val="004D7498"/>
    <w:rsid w:val="004E03FD"/>
    <w:rsid w:val="004E43BA"/>
    <w:rsid w:val="004E588C"/>
    <w:rsid w:val="004E592B"/>
    <w:rsid w:val="004E62D6"/>
    <w:rsid w:val="004E6C64"/>
    <w:rsid w:val="004F13A5"/>
    <w:rsid w:val="004F15D5"/>
    <w:rsid w:val="004F4DAD"/>
    <w:rsid w:val="004F5F1B"/>
    <w:rsid w:val="004F7D92"/>
    <w:rsid w:val="00505001"/>
    <w:rsid w:val="00506C20"/>
    <w:rsid w:val="00507825"/>
    <w:rsid w:val="0051014A"/>
    <w:rsid w:val="00512729"/>
    <w:rsid w:val="00513EC6"/>
    <w:rsid w:val="00514A82"/>
    <w:rsid w:val="0051792B"/>
    <w:rsid w:val="00522B5B"/>
    <w:rsid w:val="0052308C"/>
    <w:rsid w:val="00525E8D"/>
    <w:rsid w:val="00527363"/>
    <w:rsid w:val="00527BEE"/>
    <w:rsid w:val="00532830"/>
    <w:rsid w:val="00532C59"/>
    <w:rsid w:val="005355CC"/>
    <w:rsid w:val="00535FC3"/>
    <w:rsid w:val="005436D6"/>
    <w:rsid w:val="0054635F"/>
    <w:rsid w:val="00546D1C"/>
    <w:rsid w:val="0054735B"/>
    <w:rsid w:val="00547D0F"/>
    <w:rsid w:val="00554023"/>
    <w:rsid w:val="0055638C"/>
    <w:rsid w:val="005604EA"/>
    <w:rsid w:val="00564492"/>
    <w:rsid w:val="00567677"/>
    <w:rsid w:val="00570A06"/>
    <w:rsid w:val="00573149"/>
    <w:rsid w:val="005826F3"/>
    <w:rsid w:val="005852E2"/>
    <w:rsid w:val="00585F00"/>
    <w:rsid w:val="005872C3"/>
    <w:rsid w:val="005931B8"/>
    <w:rsid w:val="0059447E"/>
    <w:rsid w:val="005A04F7"/>
    <w:rsid w:val="005A1E75"/>
    <w:rsid w:val="005A2CDF"/>
    <w:rsid w:val="005A37B4"/>
    <w:rsid w:val="005A4BC5"/>
    <w:rsid w:val="005A4D3A"/>
    <w:rsid w:val="005A576D"/>
    <w:rsid w:val="005A627B"/>
    <w:rsid w:val="005B0466"/>
    <w:rsid w:val="005B380B"/>
    <w:rsid w:val="005C0987"/>
    <w:rsid w:val="005C154C"/>
    <w:rsid w:val="005C4974"/>
    <w:rsid w:val="005C5D9E"/>
    <w:rsid w:val="005C6B96"/>
    <w:rsid w:val="005C6F53"/>
    <w:rsid w:val="005C77FA"/>
    <w:rsid w:val="005D18F8"/>
    <w:rsid w:val="005D1C42"/>
    <w:rsid w:val="005D2160"/>
    <w:rsid w:val="005D28F8"/>
    <w:rsid w:val="005D3DB9"/>
    <w:rsid w:val="005D50C5"/>
    <w:rsid w:val="005D6A37"/>
    <w:rsid w:val="005D6C34"/>
    <w:rsid w:val="005E06E1"/>
    <w:rsid w:val="005E0969"/>
    <w:rsid w:val="005E4711"/>
    <w:rsid w:val="005F1A21"/>
    <w:rsid w:val="005F2FE0"/>
    <w:rsid w:val="005F4FA1"/>
    <w:rsid w:val="005F72B6"/>
    <w:rsid w:val="006001E2"/>
    <w:rsid w:val="006016C1"/>
    <w:rsid w:val="00603D46"/>
    <w:rsid w:val="006068F3"/>
    <w:rsid w:val="0060756B"/>
    <w:rsid w:val="00617259"/>
    <w:rsid w:val="00620E88"/>
    <w:rsid w:val="00633559"/>
    <w:rsid w:val="00634EB9"/>
    <w:rsid w:val="006352A6"/>
    <w:rsid w:val="00635FFE"/>
    <w:rsid w:val="00636A6E"/>
    <w:rsid w:val="00637067"/>
    <w:rsid w:val="00637EE0"/>
    <w:rsid w:val="006405FF"/>
    <w:rsid w:val="00641696"/>
    <w:rsid w:val="00641860"/>
    <w:rsid w:val="00643F50"/>
    <w:rsid w:val="006446CE"/>
    <w:rsid w:val="00645126"/>
    <w:rsid w:val="00645B92"/>
    <w:rsid w:val="00653871"/>
    <w:rsid w:val="0065557B"/>
    <w:rsid w:val="00655F4B"/>
    <w:rsid w:val="006623E2"/>
    <w:rsid w:val="00672D8E"/>
    <w:rsid w:val="00672FC6"/>
    <w:rsid w:val="00673A15"/>
    <w:rsid w:val="006751D8"/>
    <w:rsid w:val="006776F7"/>
    <w:rsid w:val="00680381"/>
    <w:rsid w:val="006806BD"/>
    <w:rsid w:val="006808EE"/>
    <w:rsid w:val="00682D87"/>
    <w:rsid w:val="006838AC"/>
    <w:rsid w:val="0068446D"/>
    <w:rsid w:val="0068688D"/>
    <w:rsid w:val="006874CB"/>
    <w:rsid w:val="00691079"/>
    <w:rsid w:val="00691D57"/>
    <w:rsid w:val="00693E7B"/>
    <w:rsid w:val="006951CB"/>
    <w:rsid w:val="00695513"/>
    <w:rsid w:val="006A3704"/>
    <w:rsid w:val="006A5F2D"/>
    <w:rsid w:val="006A608E"/>
    <w:rsid w:val="006A7136"/>
    <w:rsid w:val="006A726D"/>
    <w:rsid w:val="006B24A0"/>
    <w:rsid w:val="006B3E1E"/>
    <w:rsid w:val="006B63DC"/>
    <w:rsid w:val="006C3EE4"/>
    <w:rsid w:val="006D0B81"/>
    <w:rsid w:val="006D0C4C"/>
    <w:rsid w:val="006D0D51"/>
    <w:rsid w:val="006D360D"/>
    <w:rsid w:val="006D3E20"/>
    <w:rsid w:val="006E019D"/>
    <w:rsid w:val="006E19E4"/>
    <w:rsid w:val="006E530F"/>
    <w:rsid w:val="006F129D"/>
    <w:rsid w:val="006F1CFC"/>
    <w:rsid w:val="006F6B48"/>
    <w:rsid w:val="0070065B"/>
    <w:rsid w:val="007014FA"/>
    <w:rsid w:val="00701B73"/>
    <w:rsid w:val="007028E7"/>
    <w:rsid w:val="00704863"/>
    <w:rsid w:val="0070499B"/>
    <w:rsid w:val="00707F66"/>
    <w:rsid w:val="007107E4"/>
    <w:rsid w:val="00710A6C"/>
    <w:rsid w:val="0071135D"/>
    <w:rsid w:val="00711F2D"/>
    <w:rsid w:val="00712998"/>
    <w:rsid w:val="00715E5A"/>
    <w:rsid w:val="00723C95"/>
    <w:rsid w:val="00726C8C"/>
    <w:rsid w:val="007278DB"/>
    <w:rsid w:val="00730B3F"/>
    <w:rsid w:val="00731583"/>
    <w:rsid w:val="00731D30"/>
    <w:rsid w:val="00736C1F"/>
    <w:rsid w:val="007407AF"/>
    <w:rsid w:val="007431A4"/>
    <w:rsid w:val="00744E62"/>
    <w:rsid w:val="007453E5"/>
    <w:rsid w:val="00745C87"/>
    <w:rsid w:val="00746C83"/>
    <w:rsid w:val="0074755C"/>
    <w:rsid w:val="00747BAD"/>
    <w:rsid w:val="007504A2"/>
    <w:rsid w:val="00750A28"/>
    <w:rsid w:val="00750D17"/>
    <w:rsid w:val="00751157"/>
    <w:rsid w:val="007521C8"/>
    <w:rsid w:val="0075435B"/>
    <w:rsid w:val="00760008"/>
    <w:rsid w:val="00761B53"/>
    <w:rsid w:val="007630A8"/>
    <w:rsid w:val="00767258"/>
    <w:rsid w:val="00777165"/>
    <w:rsid w:val="00780FCE"/>
    <w:rsid w:val="00782AA4"/>
    <w:rsid w:val="00791D25"/>
    <w:rsid w:val="00793EDB"/>
    <w:rsid w:val="007A05E6"/>
    <w:rsid w:val="007A6C18"/>
    <w:rsid w:val="007A6EBE"/>
    <w:rsid w:val="007B0BBD"/>
    <w:rsid w:val="007B1708"/>
    <w:rsid w:val="007B2271"/>
    <w:rsid w:val="007B366E"/>
    <w:rsid w:val="007C0A20"/>
    <w:rsid w:val="007C2B7D"/>
    <w:rsid w:val="007D09EE"/>
    <w:rsid w:val="007D1593"/>
    <w:rsid w:val="007D3D51"/>
    <w:rsid w:val="007D6B47"/>
    <w:rsid w:val="007D7E3A"/>
    <w:rsid w:val="007E089F"/>
    <w:rsid w:val="007E13D9"/>
    <w:rsid w:val="007E2E67"/>
    <w:rsid w:val="007E3F55"/>
    <w:rsid w:val="007E531A"/>
    <w:rsid w:val="007F08BB"/>
    <w:rsid w:val="007F274B"/>
    <w:rsid w:val="007F28D4"/>
    <w:rsid w:val="007F3955"/>
    <w:rsid w:val="00800A11"/>
    <w:rsid w:val="00803051"/>
    <w:rsid w:val="008038E9"/>
    <w:rsid w:val="00804F69"/>
    <w:rsid w:val="00825EE1"/>
    <w:rsid w:val="008271CB"/>
    <w:rsid w:val="008319ED"/>
    <w:rsid w:val="00834103"/>
    <w:rsid w:val="008406DE"/>
    <w:rsid w:val="00843295"/>
    <w:rsid w:val="008438F5"/>
    <w:rsid w:val="008442F1"/>
    <w:rsid w:val="00844C56"/>
    <w:rsid w:val="0084676C"/>
    <w:rsid w:val="008469DD"/>
    <w:rsid w:val="0084752A"/>
    <w:rsid w:val="00850827"/>
    <w:rsid w:val="00850C9C"/>
    <w:rsid w:val="00851213"/>
    <w:rsid w:val="008520CD"/>
    <w:rsid w:val="008543F0"/>
    <w:rsid w:val="00855DA3"/>
    <w:rsid w:val="0086016D"/>
    <w:rsid w:val="00861C10"/>
    <w:rsid w:val="00864F86"/>
    <w:rsid w:val="00873E64"/>
    <w:rsid w:val="008779DD"/>
    <w:rsid w:val="00882E1C"/>
    <w:rsid w:val="00883D5C"/>
    <w:rsid w:val="00887742"/>
    <w:rsid w:val="0089121A"/>
    <w:rsid w:val="008925CC"/>
    <w:rsid w:val="008A3EEF"/>
    <w:rsid w:val="008A4C1E"/>
    <w:rsid w:val="008B03A3"/>
    <w:rsid w:val="008B1107"/>
    <w:rsid w:val="008B1B78"/>
    <w:rsid w:val="008B2E3B"/>
    <w:rsid w:val="008B371A"/>
    <w:rsid w:val="008B45B0"/>
    <w:rsid w:val="008B7D8B"/>
    <w:rsid w:val="008C03ED"/>
    <w:rsid w:val="008C61B9"/>
    <w:rsid w:val="008C6325"/>
    <w:rsid w:val="008C7C75"/>
    <w:rsid w:val="008D0CB3"/>
    <w:rsid w:val="008D1546"/>
    <w:rsid w:val="008D2479"/>
    <w:rsid w:val="008D7CCA"/>
    <w:rsid w:val="008E0D32"/>
    <w:rsid w:val="008E1BDA"/>
    <w:rsid w:val="008E26CF"/>
    <w:rsid w:val="008E2D92"/>
    <w:rsid w:val="008E396D"/>
    <w:rsid w:val="008E423B"/>
    <w:rsid w:val="008E46A0"/>
    <w:rsid w:val="008E674B"/>
    <w:rsid w:val="008E7C27"/>
    <w:rsid w:val="008F4E8B"/>
    <w:rsid w:val="008F5009"/>
    <w:rsid w:val="009000C0"/>
    <w:rsid w:val="00901DA2"/>
    <w:rsid w:val="00903663"/>
    <w:rsid w:val="0090536D"/>
    <w:rsid w:val="00905E20"/>
    <w:rsid w:val="009117A6"/>
    <w:rsid w:val="00920402"/>
    <w:rsid w:val="009223E0"/>
    <w:rsid w:val="00924AAE"/>
    <w:rsid w:val="00930E17"/>
    <w:rsid w:val="00932E9F"/>
    <w:rsid w:val="00934D62"/>
    <w:rsid w:val="009352DF"/>
    <w:rsid w:val="00935931"/>
    <w:rsid w:val="00942A9E"/>
    <w:rsid w:val="00944238"/>
    <w:rsid w:val="00944472"/>
    <w:rsid w:val="00944C65"/>
    <w:rsid w:val="009467EA"/>
    <w:rsid w:val="00953850"/>
    <w:rsid w:val="00953B17"/>
    <w:rsid w:val="00955366"/>
    <w:rsid w:val="00955DBF"/>
    <w:rsid w:val="00956101"/>
    <w:rsid w:val="0096227F"/>
    <w:rsid w:val="00966784"/>
    <w:rsid w:val="009675FE"/>
    <w:rsid w:val="00973A35"/>
    <w:rsid w:val="00977D55"/>
    <w:rsid w:val="00982237"/>
    <w:rsid w:val="00984838"/>
    <w:rsid w:val="009878D7"/>
    <w:rsid w:val="00990DBA"/>
    <w:rsid w:val="00990E06"/>
    <w:rsid w:val="00990EBC"/>
    <w:rsid w:val="00990FB5"/>
    <w:rsid w:val="00993BC2"/>
    <w:rsid w:val="009943F0"/>
    <w:rsid w:val="009966CC"/>
    <w:rsid w:val="009968D6"/>
    <w:rsid w:val="009A1D37"/>
    <w:rsid w:val="009A322C"/>
    <w:rsid w:val="009A601D"/>
    <w:rsid w:val="009B0541"/>
    <w:rsid w:val="009B0CAB"/>
    <w:rsid w:val="009B6EA5"/>
    <w:rsid w:val="009C0A72"/>
    <w:rsid w:val="009C22A2"/>
    <w:rsid w:val="009C6609"/>
    <w:rsid w:val="009D1F99"/>
    <w:rsid w:val="009D78B6"/>
    <w:rsid w:val="009E31DE"/>
    <w:rsid w:val="009E31E5"/>
    <w:rsid w:val="009E357F"/>
    <w:rsid w:val="009E3853"/>
    <w:rsid w:val="009E3E9A"/>
    <w:rsid w:val="009E78AA"/>
    <w:rsid w:val="009F36D7"/>
    <w:rsid w:val="009F39E4"/>
    <w:rsid w:val="009F40CD"/>
    <w:rsid w:val="00A0175D"/>
    <w:rsid w:val="00A05F74"/>
    <w:rsid w:val="00A0776F"/>
    <w:rsid w:val="00A10576"/>
    <w:rsid w:val="00A12DC4"/>
    <w:rsid w:val="00A13A21"/>
    <w:rsid w:val="00A163A9"/>
    <w:rsid w:val="00A1714F"/>
    <w:rsid w:val="00A20EFD"/>
    <w:rsid w:val="00A23414"/>
    <w:rsid w:val="00A3467E"/>
    <w:rsid w:val="00A3495A"/>
    <w:rsid w:val="00A367FE"/>
    <w:rsid w:val="00A36AFF"/>
    <w:rsid w:val="00A36DF9"/>
    <w:rsid w:val="00A375EF"/>
    <w:rsid w:val="00A37899"/>
    <w:rsid w:val="00A44655"/>
    <w:rsid w:val="00A46708"/>
    <w:rsid w:val="00A47E59"/>
    <w:rsid w:val="00A50905"/>
    <w:rsid w:val="00A5545A"/>
    <w:rsid w:val="00A61306"/>
    <w:rsid w:val="00A617A9"/>
    <w:rsid w:val="00A63B1A"/>
    <w:rsid w:val="00A67B9A"/>
    <w:rsid w:val="00A8072F"/>
    <w:rsid w:val="00A80CC9"/>
    <w:rsid w:val="00A81163"/>
    <w:rsid w:val="00A81A3A"/>
    <w:rsid w:val="00A82354"/>
    <w:rsid w:val="00A83ED3"/>
    <w:rsid w:val="00A855BD"/>
    <w:rsid w:val="00A863E1"/>
    <w:rsid w:val="00A90AD5"/>
    <w:rsid w:val="00A92434"/>
    <w:rsid w:val="00A92A1A"/>
    <w:rsid w:val="00A92D06"/>
    <w:rsid w:val="00A93362"/>
    <w:rsid w:val="00A93FAE"/>
    <w:rsid w:val="00A946B2"/>
    <w:rsid w:val="00A971AA"/>
    <w:rsid w:val="00AA46BC"/>
    <w:rsid w:val="00AA6D18"/>
    <w:rsid w:val="00AB2D13"/>
    <w:rsid w:val="00AB3253"/>
    <w:rsid w:val="00AB48B7"/>
    <w:rsid w:val="00AB5D6A"/>
    <w:rsid w:val="00AC3146"/>
    <w:rsid w:val="00AC4C4D"/>
    <w:rsid w:val="00AC758F"/>
    <w:rsid w:val="00AD2BD4"/>
    <w:rsid w:val="00AD5BB0"/>
    <w:rsid w:val="00AD6AE8"/>
    <w:rsid w:val="00AE0A51"/>
    <w:rsid w:val="00AE0C2D"/>
    <w:rsid w:val="00AE1971"/>
    <w:rsid w:val="00AE2333"/>
    <w:rsid w:val="00AE28F2"/>
    <w:rsid w:val="00AE36EE"/>
    <w:rsid w:val="00AE7335"/>
    <w:rsid w:val="00AF1613"/>
    <w:rsid w:val="00AF2D28"/>
    <w:rsid w:val="00AF390E"/>
    <w:rsid w:val="00AF401F"/>
    <w:rsid w:val="00AF5B3C"/>
    <w:rsid w:val="00B00F9D"/>
    <w:rsid w:val="00B04972"/>
    <w:rsid w:val="00B05AE8"/>
    <w:rsid w:val="00B06A71"/>
    <w:rsid w:val="00B109B4"/>
    <w:rsid w:val="00B121FE"/>
    <w:rsid w:val="00B22531"/>
    <w:rsid w:val="00B263D6"/>
    <w:rsid w:val="00B356D8"/>
    <w:rsid w:val="00B359E5"/>
    <w:rsid w:val="00B36668"/>
    <w:rsid w:val="00B3696A"/>
    <w:rsid w:val="00B36DA0"/>
    <w:rsid w:val="00B42A9F"/>
    <w:rsid w:val="00B43DE9"/>
    <w:rsid w:val="00B45588"/>
    <w:rsid w:val="00B4726B"/>
    <w:rsid w:val="00B47D8D"/>
    <w:rsid w:val="00B50159"/>
    <w:rsid w:val="00B50BB3"/>
    <w:rsid w:val="00B519C7"/>
    <w:rsid w:val="00B51A72"/>
    <w:rsid w:val="00B52D3D"/>
    <w:rsid w:val="00B53BA9"/>
    <w:rsid w:val="00B60FB8"/>
    <w:rsid w:val="00B6745E"/>
    <w:rsid w:val="00B710EE"/>
    <w:rsid w:val="00B74717"/>
    <w:rsid w:val="00B758D7"/>
    <w:rsid w:val="00B76258"/>
    <w:rsid w:val="00B76596"/>
    <w:rsid w:val="00B775CF"/>
    <w:rsid w:val="00B805F2"/>
    <w:rsid w:val="00B80F42"/>
    <w:rsid w:val="00B82B7C"/>
    <w:rsid w:val="00B84B69"/>
    <w:rsid w:val="00B86692"/>
    <w:rsid w:val="00B920EE"/>
    <w:rsid w:val="00B97078"/>
    <w:rsid w:val="00B974FD"/>
    <w:rsid w:val="00BA1370"/>
    <w:rsid w:val="00BA1FB9"/>
    <w:rsid w:val="00BA2095"/>
    <w:rsid w:val="00BA284F"/>
    <w:rsid w:val="00BA303E"/>
    <w:rsid w:val="00BB1ACA"/>
    <w:rsid w:val="00BB7EAD"/>
    <w:rsid w:val="00BC1324"/>
    <w:rsid w:val="00BC1680"/>
    <w:rsid w:val="00BC16A3"/>
    <w:rsid w:val="00BC585B"/>
    <w:rsid w:val="00BD063D"/>
    <w:rsid w:val="00BD786C"/>
    <w:rsid w:val="00BD7FAB"/>
    <w:rsid w:val="00BE26FF"/>
    <w:rsid w:val="00BE2CB9"/>
    <w:rsid w:val="00BE51FA"/>
    <w:rsid w:val="00BE6872"/>
    <w:rsid w:val="00BE7318"/>
    <w:rsid w:val="00BF4733"/>
    <w:rsid w:val="00BF5947"/>
    <w:rsid w:val="00BF680D"/>
    <w:rsid w:val="00BF75DE"/>
    <w:rsid w:val="00C03CF9"/>
    <w:rsid w:val="00C053C7"/>
    <w:rsid w:val="00C07880"/>
    <w:rsid w:val="00C1064B"/>
    <w:rsid w:val="00C109FA"/>
    <w:rsid w:val="00C16A3F"/>
    <w:rsid w:val="00C227CC"/>
    <w:rsid w:val="00C2433C"/>
    <w:rsid w:val="00C274C5"/>
    <w:rsid w:val="00C307FF"/>
    <w:rsid w:val="00C30946"/>
    <w:rsid w:val="00C33DE1"/>
    <w:rsid w:val="00C363F8"/>
    <w:rsid w:val="00C3685D"/>
    <w:rsid w:val="00C45E2A"/>
    <w:rsid w:val="00C4739D"/>
    <w:rsid w:val="00C479B9"/>
    <w:rsid w:val="00C50CB3"/>
    <w:rsid w:val="00C52021"/>
    <w:rsid w:val="00C52592"/>
    <w:rsid w:val="00C52E1B"/>
    <w:rsid w:val="00C551BC"/>
    <w:rsid w:val="00C55257"/>
    <w:rsid w:val="00C561ED"/>
    <w:rsid w:val="00C60AB2"/>
    <w:rsid w:val="00C61988"/>
    <w:rsid w:val="00C65956"/>
    <w:rsid w:val="00C66E71"/>
    <w:rsid w:val="00C70440"/>
    <w:rsid w:val="00C72A53"/>
    <w:rsid w:val="00C73F2B"/>
    <w:rsid w:val="00C76081"/>
    <w:rsid w:val="00C7731B"/>
    <w:rsid w:val="00C804FB"/>
    <w:rsid w:val="00C93A3E"/>
    <w:rsid w:val="00C94485"/>
    <w:rsid w:val="00C9638C"/>
    <w:rsid w:val="00CA2045"/>
    <w:rsid w:val="00CA652B"/>
    <w:rsid w:val="00CB0ED2"/>
    <w:rsid w:val="00CB69DD"/>
    <w:rsid w:val="00CC052D"/>
    <w:rsid w:val="00CC2952"/>
    <w:rsid w:val="00CC39A5"/>
    <w:rsid w:val="00CC6A44"/>
    <w:rsid w:val="00CC70B2"/>
    <w:rsid w:val="00CD5189"/>
    <w:rsid w:val="00CD7919"/>
    <w:rsid w:val="00CE0063"/>
    <w:rsid w:val="00CE18E6"/>
    <w:rsid w:val="00CE1FFB"/>
    <w:rsid w:val="00CE2E18"/>
    <w:rsid w:val="00CE3E7E"/>
    <w:rsid w:val="00CE67D1"/>
    <w:rsid w:val="00CE68FE"/>
    <w:rsid w:val="00CE6A75"/>
    <w:rsid w:val="00CF0128"/>
    <w:rsid w:val="00CF0256"/>
    <w:rsid w:val="00CF09F9"/>
    <w:rsid w:val="00CF4BEE"/>
    <w:rsid w:val="00CF5A1A"/>
    <w:rsid w:val="00D010E8"/>
    <w:rsid w:val="00D033A4"/>
    <w:rsid w:val="00D04B1B"/>
    <w:rsid w:val="00D0548C"/>
    <w:rsid w:val="00D064CC"/>
    <w:rsid w:val="00D16DB0"/>
    <w:rsid w:val="00D1734C"/>
    <w:rsid w:val="00D17510"/>
    <w:rsid w:val="00D21DFA"/>
    <w:rsid w:val="00D237D7"/>
    <w:rsid w:val="00D25E18"/>
    <w:rsid w:val="00D26213"/>
    <w:rsid w:val="00D312C9"/>
    <w:rsid w:val="00D36DE0"/>
    <w:rsid w:val="00D3755A"/>
    <w:rsid w:val="00D37C38"/>
    <w:rsid w:val="00D41885"/>
    <w:rsid w:val="00D42A1E"/>
    <w:rsid w:val="00D44A15"/>
    <w:rsid w:val="00D44C26"/>
    <w:rsid w:val="00D4559E"/>
    <w:rsid w:val="00D469CC"/>
    <w:rsid w:val="00D50884"/>
    <w:rsid w:val="00D52F17"/>
    <w:rsid w:val="00D600AA"/>
    <w:rsid w:val="00D62F63"/>
    <w:rsid w:val="00D637AF"/>
    <w:rsid w:val="00D67F2A"/>
    <w:rsid w:val="00D72C08"/>
    <w:rsid w:val="00D730EC"/>
    <w:rsid w:val="00D73CB3"/>
    <w:rsid w:val="00D765AC"/>
    <w:rsid w:val="00D766F2"/>
    <w:rsid w:val="00D82612"/>
    <w:rsid w:val="00D82DB5"/>
    <w:rsid w:val="00D83C35"/>
    <w:rsid w:val="00D92F17"/>
    <w:rsid w:val="00DA2768"/>
    <w:rsid w:val="00DA37FE"/>
    <w:rsid w:val="00DA41F1"/>
    <w:rsid w:val="00DA6674"/>
    <w:rsid w:val="00DB2D95"/>
    <w:rsid w:val="00DB36B7"/>
    <w:rsid w:val="00DB7F6C"/>
    <w:rsid w:val="00DC055F"/>
    <w:rsid w:val="00DC1557"/>
    <w:rsid w:val="00DC19E6"/>
    <w:rsid w:val="00DC617A"/>
    <w:rsid w:val="00DD169E"/>
    <w:rsid w:val="00DD44A2"/>
    <w:rsid w:val="00DD6E3E"/>
    <w:rsid w:val="00DE128F"/>
    <w:rsid w:val="00DE2590"/>
    <w:rsid w:val="00DF1DE4"/>
    <w:rsid w:val="00DF2124"/>
    <w:rsid w:val="00DF3439"/>
    <w:rsid w:val="00DF452D"/>
    <w:rsid w:val="00DF6955"/>
    <w:rsid w:val="00E01B02"/>
    <w:rsid w:val="00E04683"/>
    <w:rsid w:val="00E05749"/>
    <w:rsid w:val="00E07875"/>
    <w:rsid w:val="00E136C0"/>
    <w:rsid w:val="00E14E0C"/>
    <w:rsid w:val="00E205EE"/>
    <w:rsid w:val="00E2298A"/>
    <w:rsid w:val="00E250BC"/>
    <w:rsid w:val="00E26D74"/>
    <w:rsid w:val="00E26FC6"/>
    <w:rsid w:val="00E275FA"/>
    <w:rsid w:val="00E27937"/>
    <w:rsid w:val="00E32CAA"/>
    <w:rsid w:val="00E332D6"/>
    <w:rsid w:val="00E34448"/>
    <w:rsid w:val="00E37BB9"/>
    <w:rsid w:val="00E4131F"/>
    <w:rsid w:val="00E41438"/>
    <w:rsid w:val="00E45ED0"/>
    <w:rsid w:val="00E5420B"/>
    <w:rsid w:val="00E54757"/>
    <w:rsid w:val="00E563B1"/>
    <w:rsid w:val="00E573A8"/>
    <w:rsid w:val="00E57A4B"/>
    <w:rsid w:val="00E604B1"/>
    <w:rsid w:val="00E64D00"/>
    <w:rsid w:val="00E64F46"/>
    <w:rsid w:val="00E70C32"/>
    <w:rsid w:val="00E72477"/>
    <w:rsid w:val="00E737E7"/>
    <w:rsid w:val="00E8056C"/>
    <w:rsid w:val="00E8178B"/>
    <w:rsid w:val="00E8252B"/>
    <w:rsid w:val="00E8274F"/>
    <w:rsid w:val="00E86A25"/>
    <w:rsid w:val="00E912D3"/>
    <w:rsid w:val="00E9196F"/>
    <w:rsid w:val="00E92E17"/>
    <w:rsid w:val="00E9478E"/>
    <w:rsid w:val="00E950D5"/>
    <w:rsid w:val="00EA0635"/>
    <w:rsid w:val="00EA0D43"/>
    <w:rsid w:val="00EA16B5"/>
    <w:rsid w:val="00EA2737"/>
    <w:rsid w:val="00EA3D5E"/>
    <w:rsid w:val="00EA3F76"/>
    <w:rsid w:val="00EB00AC"/>
    <w:rsid w:val="00EB337E"/>
    <w:rsid w:val="00EC27CB"/>
    <w:rsid w:val="00EC2F46"/>
    <w:rsid w:val="00EC4278"/>
    <w:rsid w:val="00EC429E"/>
    <w:rsid w:val="00EC512F"/>
    <w:rsid w:val="00EC5A20"/>
    <w:rsid w:val="00EC7537"/>
    <w:rsid w:val="00EC7718"/>
    <w:rsid w:val="00ED34B6"/>
    <w:rsid w:val="00ED5DDF"/>
    <w:rsid w:val="00ED7B1E"/>
    <w:rsid w:val="00EE0D92"/>
    <w:rsid w:val="00EE4E4B"/>
    <w:rsid w:val="00EE5B16"/>
    <w:rsid w:val="00EE7873"/>
    <w:rsid w:val="00EF0E0C"/>
    <w:rsid w:val="00EF11FB"/>
    <w:rsid w:val="00EF2F80"/>
    <w:rsid w:val="00EF3C71"/>
    <w:rsid w:val="00EF574C"/>
    <w:rsid w:val="00F0410A"/>
    <w:rsid w:val="00F0697D"/>
    <w:rsid w:val="00F1313F"/>
    <w:rsid w:val="00F20AE7"/>
    <w:rsid w:val="00F25E8A"/>
    <w:rsid w:val="00F30E81"/>
    <w:rsid w:val="00F317D2"/>
    <w:rsid w:val="00F33CF4"/>
    <w:rsid w:val="00F33D24"/>
    <w:rsid w:val="00F33F3C"/>
    <w:rsid w:val="00F3557B"/>
    <w:rsid w:val="00F4028F"/>
    <w:rsid w:val="00F405F5"/>
    <w:rsid w:val="00F411E3"/>
    <w:rsid w:val="00F415E5"/>
    <w:rsid w:val="00F45664"/>
    <w:rsid w:val="00F47CF6"/>
    <w:rsid w:val="00F53F4F"/>
    <w:rsid w:val="00F616FC"/>
    <w:rsid w:val="00F63744"/>
    <w:rsid w:val="00F67639"/>
    <w:rsid w:val="00F679E3"/>
    <w:rsid w:val="00F71B35"/>
    <w:rsid w:val="00F74E1A"/>
    <w:rsid w:val="00F81A9B"/>
    <w:rsid w:val="00F84BB0"/>
    <w:rsid w:val="00F85B96"/>
    <w:rsid w:val="00F96DC7"/>
    <w:rsid w:val="00F9747B"/>
    <w:rsid w:val="00FA0EE3"/>
    <w:rsid w:val="00FA2E70"/>
    <w:rsid w:val="00FA34FC"/>
    <w:rsid w:val="00FA3F94"/>
    <w:rsid w:val="00FA55A3"/>
    <w:rsid w:val="00FB20A2"/>
    <w:rsid w:val="00FB2394"/>
    <w:rsid w:val="00FB44CC"/>
    <w:rsid w:val="00FB672D"/>
    <w:rsid w:val="00FC3706"/>
    <w:rsid w:val="00FC46AC"/>
    <w:rsid w:val="00FC6A1A"/>
    <w:rsid w:val="00FD344D"/>
    <w:rsid w:val="00FD417D"/>
    <w:rsid w:val="00FE0254"/>
    <w:rsid w:val="00FE0D07"/>
    <w:rsid w:val="00FE1C26"/>
    <w:rsid w:val="00FE250F"/>
    <w:rsid w:val="00FE2D3A"/>
    <w:rsid w:val="00FE52BD"/>
    <w:rsid w:val="00FE53E8"/>
    <w:rsid w:val="00FF58B9"/>
    <w:rsid w:val="00FF7998"/>
    <w:rsid w:val="0170BD7B"/>
    <w:rsid w:val="01826078"/>
    <w:rsid w:val="024FAC51"/>
    <w:rsid w:val="03D6A9F2"/>
    <w:rsid w:val="0593FEC9"/>
    <w:rsid w:val="0674CBA7"/>
    <w:rsid w:val="072AE748"/>
    <w:rsid w:val="08FA40CF"/>
    <w:rsid w:val="09FE840A"/>
    <w:rsid w:val="0C3FE4F5"/>
    <w:rsid w:val="0D92FC77"/>
    <w:rsid w:val="0ED23418"/>
    <w:rsid w:val="111EEBA5"/>
    <w:rsid w:val="115E7B31"/>
    <w:rsid w:val="117649C9"/>
    <w:rsid w:val="12B161EE"/>
    <w:rsid w:val="13FF302C"/>
    <w:rsid w:val="143D0435"/>
    <w:rsid w:val="1532C659"/>
    <w:rsid w:val="1573FBEA"/>
    <w:rsid w:val="162CD5C1"/>
    <w:rsid w:val="169614D4"/>
    <w:rsid w:val="17C43C41"/>
    <w:rsid w:val="19C2EBCE"/>
    <w:rsid w:val="1AD729D4"/>
    <w:rsid w:val="1C5C6307"/>
    <w:rsid w:val="1CE8856D"/>
    <w:rsid w:val="1E90C7EB"/>
    <w:rsid w:val="1FB80ACD"/>
    <w:rsid w:val="20F5E1A7"/>
    <w:rsid w:val="2146FD88"/>
    <w:rsid w:val="21536EDE"/>
    <w:rsid w:val="21D6022D"/>
    <w:rsid w:val="220113F3"/>
    <w:rsid w:val="22064FED"/>
    <w:rsid w:val="22FF8627"/>
    <w:rsid w:val="242F7333"/>
    <w:rsid w:val="243E8BDD"/>
    <w:rsid w:val="252A1BD0"/>
    <w:rsid w:val="26ACC328"/>
    <w:rsid w:val="2870EC39"/>
    <w:rsid w:val="28759171"/>
    <w:rsid w:val="2890FCAB"/>
    <w:rsid w:val="289EB245"/>
    <w:rsid w:val="29A07558"/>
    <w:rsid w:val="29B3FD7A"/>
    <w:rsid w:val="29BF4DA7"/>
    <w:rsid w:val="2A694BFF"/>
    <w:rsid w:val="2AC7DC19"/>
    <w:rsid w:val="2ACF1320"/>
    <w:rsid w:val="2B48F5E0"/>
    <w:rsid w:val="2E19964C"/>
    <w:rsid w:val="2E8E399A"/>
    <w:rsid w:val="2EC4BCA3"/>
    <w:rsid w:val="3080A356"/>
    <w:rsid w:val="316F52C5"/>
    <w:rsid w:val="329C1B6E"/>
    <w:rsid w:val="330F80EE"/>
    <w:rsid w:val="3338E569"/>
    <w:rsid w:val="33429B2C"/>
    <w:rsid w:val="33ED863B"/>
    <w:rsid w:val="3966519B"/>
    <w:rsid w:val="3B8D48DB"/>
    <w:rsid w:val="3C077091"/>
    <w:rsid w:val="3C4091A2"/>
    <w:rsid w:val="3C66E71F"/>
    <w:rsid w:val="3D4DEB87"/>
    <w:rsid w:val="3D921043"/>
    <w:rsid w:val="3DBB592F"/>
    <w:rsid w:val="3DD3DBC8"/>
    <w:rsid w:val="3DFBC20D"/>
    <w:rsid w:val="3EDD7D47"/>
    <w:rsid w:val="3F02E445"/>
    <w:rsid w:val="3F48BD69"/>
    <w:rsid w:val="3FE6AD9C"/>
    <w:rsid w:val="409B1770"/>
    <w:rsid w:val="415822AC"/>
    <w:rsid w:val="41635D4B"/>
    <w:rsid w:val="41B8555F"/>
    <w:rsid w:val="42CA17B8"/>
    <w:rsid w:val="45042293"/>
    <w:rsid w:val="46DE2354"/>
    <w:rsid w:val="479FA799"/>
    <w:rsid w:val="47B30D7C"/>
    <w:rsid w:val="48187B19"/>
    <w:rsid w:val="48A9C68B"/>
    <w:rsid w:val="48BA2633"/>
    <w:rsid w:val="4A861C12"/>
    <w:rsid w:val="4C7758EE"/>
    <w:rsid w:val="4CA26A47"/>
    <w:rsid w:val="4CB89841"/>
    <w:rsid w:val="4CBC01E3"/>
    <w:rsid w:val="4D25FF7E"/>
    <w:rsid w:val="4DB97DE1"/>
    <w:rsid w:val="4EAED75C"/>
    <w:rsid w:val="4F31DC69"/>
    <w:rsid w:val="5192F07F"/>
    <w:rsid w:val="52391586"/>
    <w:rsid w:val="532B4367"/>
    <w:rsid w:val="535EC0F7"/>
    <w:rsid w:val="56F2302E"/>
    <w:rsid w:val="5742E93F"/>
    <w:rsid w:val="5929A6F6"/>
    <w:rsid w:val="59D1C778"/>
    <w:rsid w:val="5A5CB743"/>
    <w:rsid w:val="5AEDD827"/>
    <w:rsid w:val="5B36554C"/>
    <w:rsid w:val="5CD225AD"/>
    <w:rsid w:val="5CD7A1E7"/>
    <w:rsid w:val="5CEB5E20"/>
    <w:rsid w:val="5E0BCE0B"/>
    <w:rsid w:val="5E97468F"/>
    <w:rsid w:val="5F9B1F6F"/>
    <w:rsid w:val="6052DCF0"/>
    <w:rsid w:val="60A80608"/>
    <w:rsid w:val="60EA9A8B"/>
    <w:rsid w:val="61CB9976"/>
    <w:rsid w:val="62B3B283"/>
    <w:rsid w:val="63B2D130"/>
    <w:rsid w:val="65CE46FB"/>
    <w:rsid w:val="6753A289"/>
    <w:rsid w:val="67A38F10"/>
    <w:rsid w:val="67D3ED71"/>
    <w:rsid w:val="68E90801"/>
    <w:rsid w:val="6A8B434B"/>
    <w:rsid w:val="6AC4E0CF"/>
    <w:rsid w:val="6B811ED5"/>
    <w:rsid w:val="6C4311CA"/>
    <w:rsid w:val="6C474E56"/>
    <w:rsid w:val="6E8FFDDE"/>
    <w:rsid w:val="6E9CCECB"/>
    <w:rsid w:val="6FC47EDA"/>
    <w:rsid w:val="70B269C7"/>
    <w:rsid w:val="718733E9"/>
    <w:rsid w:val="73DADC6F"/>
    <w:rsid w:val="743637A4"/>
    <w:rsid w:val="758A2DF3"/>
    <w:rsid w:val="75E78D46"/>
    <w:rsid w:val="7829B5E1"/>
    <w:rsid w:val="790596B4"/>
    <w:rsid w:val="791A41B5"/>
    <w:rsid w:val="7BBC249C"/>
    <w:rsid w:val="7C44102C"/>
    <w:rsid w:val="7D27F58D"/>
    <w:rsid w:val="7D5D5638"/>
    <w:rsid w:val="7D699720"/>
    <w:rsid w:val="7EEEBCF0"/>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62150"/>
  <w15:chartTrackingRefBased/>
  <w15:docId w15:val="{45FB1F70-2C0F-4784-B5D0-F854493A1E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2" w:semiHidden="1" w:unhideWhenUsed="1"/>
    <w:lsdException w:name="heading 6" w:uiPriority="2" w:semiHidden="1" w:unhideWhenUsed="1" w:qFormat="1"/>
    <w:lsdException w:name="heading 7" w:uiPriority="2" w:semiHidden="1" w:unhideWhenUsed="1" w:qFormat="1"/>
    <w:lsdException w:name="heading 8" w:uiPriority="2" w:semiHidden="1" w:unhideWhenUsed="1" w:qFormat="1"/>
    <w:lsdException w:name="heading 9" w:uiPriority="2"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4"/>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014FA"/>
    <w:pPr>
      <w:spacing w:line="240" w:lineRule="atLeast"/>
    </w:pPr>
    <w:rPr>
      <w:rFonts w:ascii="Verdana" w:hAnsi="Verdana"/>
      <w:lang w:val="en-US"/>
    </w:rPr>
  </w:style>
  <w:style w:type="paragraph" w:styleId="Heading1">
    <w:name w:val="heading 1"/>
    <w:basedOn w:val="Normal"/>
    <w:next w:val="Normal"/>
    <w:link w:val="Heading1Char"/>
    <w:uiPriority w:val="2"/>
    <w:qFormat/>
    <w:rsid w:val="007014FA"/>
    <w:pPr>
      <w:pageBreakBefore/>
      <w:numPr>
        <w:numId w:val="5"/>
      </w:numPr>
      <w:spacing w:before="240" w:after="60"/>
      <w:jc w:val="both"/>
      <w:outlineLvl w:val="0"/>
    </w:pPr>
    <w:rPr>
      <w:rFonts w:ascii="Georgia" w:hAnsi="Georgia"/>
      <w:i/>
      <w:iCs/>
      <w:color w:val="7A00E6" w:themeColor="accent2"/>
      <w:sz w:val="36"/>
      <w:szCs w:val="36"/>
    </w:rPr>
  </w:style>
  <w:style w:type="paragraph" w:styleId="Heading2">
    <w:name w:val="heading 2"/>
    <w:basedOn w:val="Normal"/>
    <w:next w:val="Normal"/>
    <w:link w:val="Heading2Char"/>
    <w:uiPriority w:val="2"/>
    <w:qFormat/>
    <w:rsid w:val="007014FA"/>
    <w:pPr>
      <w:numPr>
        <w:ilvl w:val="1"/>
        <w:numId w:val="5"/>
      </w:numPr>
      <w:spacing w:before="240" w:after="120"/>
      <w:outlineLvl w:val="1"/>
    </w:pPr>
    <w:rPr>
      <w:b/>
    </w:rPr>
  </w:style>
  <w:style w:type="paragraph" w:styleId="Heading3">
    <w:name w:val="heading 3"/>
    <w:basedOn w:val="Normal"/>
    <w:next w:val="Normal"/>
    <w:link w:val="Heading3Char"/>
    <w:uiPriority w:val="2"/>
    <w:qFormat/>
    <w:rsid w:val="007014FA"/>
    <w:pPr>
      <w:numPr>
        <w:ilvl w:val="2"/>
        <w:numId w:val="5"/>
      </w:numPr>
      <w:spacing w:before="240" w:after="120"/>
      <w:outlineLvl w:val="2"/>
    </w:pPr>
  </w:style>
  <w:style w:type="paragraph" w:styleId="Heading4">
    <w:name w:val="heading 4"/>
    <w:basedOn w:val="Normal"/>
    <w:next w:val="Normal"/>
    <w:link w:val="Heading4Char"/>
    <w:uiPriority w:val="2"/>
    <w:qFormat/>
    <w:rsid w:val="007014FA"/>
    <w:pPr>
      <w:numPr>
        <w:ilvl w:val="3"/>
        <w:numId w:val="5"/>
      </w:numPr>
      <w:spacing w:before="240" w:after="120"/>
      <w:outlineLvl w:val="3"/>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7014FA"/>
    <w:pPr>
      <w:tabs>
        <w:tab w:val="center" w:pos="4536"/>
        <w:tab w:val="right" w:pos="9072"/>
      </w:tabs>
    </w:pPr>
  </w:style>
  <w:style w:type="character" w:styleId="HeaderChar" w:customStyle="1">
    <w:name w:val="Header Char"/>
    <w:basedOn w:val="DefaultParagraphFont"/>
    <w:link w:val="Header"/>
    <w:uiPriority w:val="99"/>
    <w:rsid w:val="007014FA"/>
    <w:rPr>
      <w:rFonts w:ascii="Verdana" w:hAnsi="Verdana"/>
      <w:lang w:val="en-GB"/>
    </w:rPr>
  </w:style>
  <w:style w:type="paragraph" w:styleId="Footer">
    <w:name w:val="footer"/>
    <w:basedOn w:val="Normal"/>
    <w:link w:val="FooterChar"/>
    <w:uiPriority w:val="99"/>
    <w:unhideWhenUsed/>
    <w:rsid w:val="007014FA"/>
    <w:pPr>
      <w:tabs>
        <w:tab w:val="center" w:pos="4536"/>
        <w:tab w:val="right" w:pos="9072"/>
      </w:tabs>
    </w:pPr>
    <w:rPr>
      <w:sz w:val="18"/>
    </w:rPr>
  </w:style>
  <w:style w:type="character" w:styleId="FooterChar" w:customStyle="1">
    <w:name w:val="Footer Char"/>
    <w:basedOn w:val="DefaultParagraphFont"/>
    <w:link w:val="Footer"/>
    <w:uiPriority w:val="99"/>
    <w:rsid w:val="007014FA"/>
    <w:rPr>
      <w:rFonts w:ascii="Verdana" w:hAnsi="Verdana"/>
      <w:sz w:val="18"/>
      <w:lang w:val="en-GB"/>
    </w:rPr>
  </w:style>
  <w:style w:type="character" w:styleId="PageNumber">
    <w:name w:val="page number"/>
    <w:basedOn w:val="DefaultParagraphFont"/>
    <w:uiPriority w:val="99"/>
    <w:semiHidden/>
    <w:unhideWhenUsed/>
    <w:rsid w:val="007014FA"/>
  </w:style>
  <w:style w:type="table" w:styleId="TableGrid">
    <w:name w:val="Table Grid"/>
    <w:basedOn w:val="TableNormal"/>
    <w:uiPriority w:val="39"/>
    <w:rsid w:val="007014F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2"/>
    <w:rsid w:val="007014FA"/>
    <w:rPr>
      <w:rFonts w:ascii="Georgia" w:hAnsi="Georgia"/>
      <w:i/>
      <w:iCs/>
      <w:color w:val="7A00E6" w:themeColor="accent2"/>
      <w:sz w:val="36"/>
      <w:szCs w:val="36"/>
      <w:lang w:val="en-US"/>
    </w:rPr>
  </w:style>
  <w:style w:type="paragraph" w:styleId="Title">
    <w:name w:val="Title"/>
    <w:basedOn w:val="Normal"/>
    <w:next w:val="Normal"/>
    <w:link w:val="TitleChar"/>
    <w:uiPriority w:val="3"/>
    <w:rsid w:val="007014FA"/>
    <w:pPr>
      <w:jc w:val="center"/>
    </w:pPr>
    <w:rPr>
      <w:rFonts w:asciiTheme="majorHAnsi" w:hAnsiTheme="majorHAnsi"/>
      <w:iCs/>
      <w:color w:val="000000" w:themeColor="text1"/>
      <w:sz w:val="104"/>
      <w:szCs w:val="104"/>
    </w:rPr>
  </w:style>
  <w:style w:type="character" w:styleId="TitleChar" w:customStyle="1">
    <w:name w:val="Title Char"/>
    <w:basedOn w:val="DefaultParagraphFont"/>
    <w:link w:val="Title"/>
    <w:uiPriority w:val="3"/>
    <w:rsid w:val="007014FA"/>
    <w:rPr>
      <w:rFonts w:asciiTheme="majorHAnsi" w:hAnsiTheme="majorHAnsi"/>
      <w:iCs/>
      <w:color w:val="000000" w:themeColor="text1"/>
      <w:sz w:val="104"/>
      <w:szCs w:val="104"/>
      <w:lang w:val="en-GB"/>
    </w:rPr>
  </w:style>
  <w:style w:type="character" w:styleId="Heading2Char" w:customStyle="1">
    <w:name w:val="Heading 2 Char"/>
    <w:basedOn w:val="DefaultParagraphFont"/>
    <w:link w:val="Heading2"/>
    <w:uiPriority w:val="2"/>
    <w:rsid w:val="007014FA"/>
    <w:rPr>
      <w:rFonts w:ascii="Verdana" w:hAnsi="Verdana"/>
      <w:b/>
      <w:lang w:val="en-US"/>
    </w:rPr>
  </w:style>
  <w:style w:type="numbering" w:styleId="Listeactuelle1" w:customStyle="1">
    <w:name w:val="Liste actuelle1"/>
    <w:uiPriority w:val="99"/>
    <w:rsid w:val="007014FA"/>
    <w:pPr>
      <w:numPr>
        <w:numId w:val="1"/>
      </w:numPr>
    </w:pPr>
  </w:style>
  <w:style w:type="numbering" w:styleId="Headinglist" w:customStyle="1">
    <w:name w:val="Heading list"/>
    <w:uiPriority w:val="99"/>
    <w:rsid w:val="007014FA"/>
    <w:pPr>
      <w:numPr>
        <w:numId w:val="3"/>
      </w:numPr>
    </w:pPr>
  </w:style>
  <w:style w:type="paragraph" w:styleId="Date">
    <w:name w:val="Date"/>
    <w:basedOn w:val="Normal"/>
    <w:next w:val="Normal"/>
    <w:link w:val="DateChar"/>
    <w:uiPriority w:val="4"/>
    <w:rsid w:val="007014FA"/>
    <w:pPr>
      <w:spacing w:before="3600"/>
    </w:pPr>
  </w:style>
  <w:style w:type="character" w:styleId="DateChar" w:customStyle="1">
    <w:name w:val="Date Char"/>
    <w:basedOn w:val="DefaultParagraphFont"/>
    <w:link w:val="Date"/>
    <w:uiPriority w:val="4"/>
    <w:rsid w:val="007014FA"/>
    <w:rPr>
      <w:rFonts w:ascii="Verdana" w:hAnsi="Verdana"/>
      <w:lang w:val="en-GB"/>
    </w:rPr>
  </w:style>
  <w:style w:type="paragraph" w:styleId="ListParagraph">
    <w:name w:val="List Paragraph"/>
    <w:basedOn w:val="Normal"/>
    <w:uiPriority w:val="34"/>
    <w:rsid w:val="007014FA"/>
    <w:pPr>
      <w:ind w:left="720"/>
      <w:contextualSpacing/>
    </w:pPr>
  </w:style>
  <w:style w:type="character" w:styleId="Heading4Char" w:customStyle="1">
    <w:name w:val="Heading 4 Char"/>
    <w:basedOn w:val="DefaultParagraphFont"/>
    <w:link w:val="Heading4"/>
    <w:uiPriority w:val="2"/>
    <w:rsid w:val="007014FA"/>
    <w:rPr>
      <w:rFonts w:ascii="Verdana" w:hAnsi="Verdana"/>
      <w:b/>
      <w:bCs/>
      <w:lang w:val="en-US"/>
    </w:rPr>
  </w:style>
  <w:style w:type="paragraph" w:styleId="Heading1Sub" w:customStyle="1">
    <w:name w:val="Heading 1 Sub"/>
    <w:basedOn w:val="Heading1"/>
    <w:next w:val="Normal"/>
    <w:uiPriority w:val="2"/>
    <w:rsid w:val="007014FA"/>
    <w:pPr>
      <w:pageBreakBefore w:val="0"/>
      <w:numPr>
        <w:numId w:val="0"/>
      </w:numPr>
      <w:spacing w:after="120" w:line="242" w:lineRule="auto"/>
    </w:pPr>
    <w:rPr>
      <w:rFonts w:asciiTheme="minorHAnsi" w:hAnsiTheme="minorHAnsi"/>
      <w:i w:val="0"/>
      <w:color w:val="000000" w:themeColor="text1"/>
      <w:sz w:val="26"/>
      <w:szCs w:val="26"/>
    </w:rPr>
  </w:style>
  <w:style w:type="paragraph" w:styleId="TOCHeading">
    <w:name w:val="TOC Heading"/>
    <w:basedOn w:val="Heading1"/>
    <w:next w:val="Normal"/>
    <w:uiPriority w:val="39"/>
    <w:unhideWhenUsed/>
    <w:qFormat/>
    <w:rsid w:val="007014FA"/>
    <w:pPr>
      <w:keepNext/>
      <w:keepLines/>
      <w:pageBreakBefore w:val="0"/>
      <w:numPr>
        <w:numId w:val="0"/>
      </w:numPr>
      <w:spacing w:after="0" w:line="259" w:lineRule="auto"/>
      <w:jc w:val="left"/>
      <w:outlineLvl w:val="9"/>
    </w:pPr>
    <w:rPr>
      <w:rFonts w:asciiTheme="majorHAnsi" w:hAnsiTheme="majorHAnsi" w:eastAsiaTheme="majorEastAsia" w:cstheme="majorBidi"/>
      <w:i w:val="0"/>
      <w:iCs w:val="0"/>
      <w:color w:val="1A0038" w:themeColor="accent1" w:themeShade="BF"/>
      <w:sz w:val="32"/>
      <w:szCs w:val="32"/>
    </w:rPr>
  </w:style>
  <w:style w:type="paragraph" w:styleId="Legend" w:customStyle="1">
    <w:name w:val="Legend"/>
    <w:basedOn w:val="Normal"/>
    <w:next w:val="Normal"/>
    <w:uiPriority w:val="4"/>
    <w:rsid w:val="007014FA"/>
    <w:pPr>
      <w:jc w:val="right"/>
    </w:pPr>
  </w:style>
  <w:style w:type="character" w:styleId="Hyperlink">
    <w:name w:val="Hyperlink"/>
    <w:basedOn w:val="DefaultParagraphFont"/>
    <w:uiPriority w:val="99"/>
    <w:unhideWhenUsed/>
    <w:rsid w:val="007014FA"/>
    <w:rPr>
      <w:color w:val="7A00E6" w:themeColor="hyperlink"/>
      <w:u w:val="single"/>
    </w:rPr>
  </w:style>
  <w:style w:type="paragraph" w:styleId="TitleSub" w:customStyle="1">
    <w:name w:val="Title Sub"/>
    <w:basedOn w:val="Title"/>
    <w:next w:val="Normal"/>
    <w:uiPriority w:val="3"/>
    <w:rsid w:val="007014FA"/>
    <w:pPr>
      <w:spacing w:before="240"/>
    </w:pPr>
    <w:rPr>
      <w:rFonts w:ascii="Georgia" w:hAnsi="Georgia"/>
      <w:i/>
      <w:iCs w:val="0"/>
      <w:color w:val="7A00E6" w:themeColor="accent2"/>
    </w:rPr>
  </w:style>
  <w:style w:type="paragraph" w:styleId="Contents" w:customStyle="1">
    <w:name w:val="Contents"/>
    <w:basedOn w:val="Normal"/>
    <w:next w:val="Normal"/>
    <w:uiPriority w:val="4"/>
    <w:rsid w:val="007014FA"/>
    <w:pPr>
      <w:spacing w:after="840"/>
    </w:pPr>
    <w:rPr>
      <w:rFonts w:asciiTheme="majorHAnsi" w:hAnsiTheme="majorHAnsi"/>
      <w:i/>
      <w:iCs/>
      <w:color w:val="7A00E6" w:themeColor="accent2"/>
      <w:sz w:val="84"/>
      <w:szCs w:val="104"/>
    </w:rPr>
  </w:style>
  <w:style w:type="paragraph" w:styleId="LegendSub" w:customStyle="1">
    <w:name w:val="Legend Sub"/>
    <w:basedOn w:val="Normal"/>
    <w:next w:val="Normal"/>
    <w:uiPriority w:val="4"/>
    <w:rsid w:val="007014FA"/>
    <w:pPr>
      <w:jc w:val="right"/>
    </w:pPr>
    <w:rPr>
      <w:szCs w:val="22"/>
    </w:rPr>
  </w:style>
  <w:style w:type="paragraph" w:styleId="TOC1">
    <w:name w:val="toc 1"/>
    <w:basedOn w:val="Normal"/>
    <w:next w:val="Normal"/>
    <w:autoRedefine/>
    <w:uiPriority w:val="39"/>
    <w:unhideWhenUsed/>
    <w:rsid w:val="001E4636"/>
    <w:pPr>
      <w:tabs>
        <w:tab w:val="left" w:pos="540"/>
        <w:tab w:val="left" w:pos="720"/>
        <w:tab w:val="right" w:pos="8931"/>
      </w:tabs>
      <w:spacing w:after="100"/>
    </w:pPr>
    <w:rPr>
      <w:sz w:val="32"/>
    </w:rPr>
  </w:style>
  <w:style w:type="paragraph" w:styleId="TOC2">
    <w:name w:val="toc 2"/>
    <w:basedOn w:val="Normal"/>
    <w:next w:val="Normal"/>
    <w:autoRedefine/>
    <w:uiPriority w:val="39"/>
    <w:unhideWhenUsed/>
    <w:rsid w:val="007014FA"/>
    <w:pPr>
      <w:tabs>
        <w:tab w:val="right" w:pos="8930"/>
      </w:tabs>
      <w:spacing w:after="240"/>
      <w:ind w:left="357"/>
    </w:pPr>
  </w:style>
  <w:style w:type="paragraph" w:styleId="Bullet" w:customStyle="1">
    <w:name w:val="Bullet"/>
    <w:basedOn w:val="Normal"/>
    <w:uiPriority w:val="1"/>
    <w:qFormat/>
    <w:rsid w:val="007014FA"/>
    <w:pPr>
      <w:numPr>
        <w:numId w:val="4"/>
      </w:numPr>
      <w:spacing w:after="240"/>
      <w:contextualSpacing/>
    </w:pPr>
    <w:rPr>
      <w:color w:val="000000" w:themeColor="text1"/>
      <w:szCs w:val="19"/>
    </w:rPr>
  </w:style>
  <w:style w:type="paragraph" w:styleId="Name" w:customStyle="1">
    <w:name w:val="Name"/>
    <w:basedOn w:val="Normal"/>
    <w:next w:val="Normal"/>
    <w:uiPriority w:val="4"/>
    <w:rsid w:val="007014FA"/>
    <w:pPr>
      <w:ind w:left="426"/>
    </w:pPr>
    <w:rPr>
      <w:rFonts w:ascii="Georgia" w:hAnsi="Georgia"/>
      <w:b/>
      <w:i/>
      <w:color w:val="7A00E6" w:themeColor="accent2"/>
      <w:szCs w:val="19"/>
    </w:rPr>
  </w:style>
  <w:style w:type="paragraph" w:styleId="Position" w:customStyle="1">
    <w:name w:val="Position"/>
    <w:basedOn w:val="Normal"/>
    <w:next w:val="Normal"/>
    <w:uiPriority w:val="4"/>
    <w:rsid w:val="007014FA"/>
    <w:pPr>
      <w:spacing w:after="120"/>
      <w:ind w:left="426"/>
    </w:pPr>
    <w:rPr>
      <w:color w:val="000000" w:themeColor="text1"/>
      <w:szCs w:val="18"/>
    </w:rPr>
  </w:style>
  <w:style w:type="paragraph" w:styleId="Branch" w:customStyle="1">
    <w:name w:val="Branch"/>
    <w:basedOn w:val="Normal"/>
    <w:next w:val="Normal"/>
    <w:uiPriority w:val="4"/>
    <w:rsid w:val="007014FA"/>
    <w:pPr>
      <w:spacing w:before="80" w:after="60"/>
    </w:pPr>
    <w:rPr>
      <w:rFonts w:ascii="Georgia" w:hAnsi="Georgia"/>
      <w:i/>
      <w:iCs/>
      <w:color w:val="7A00E6" w:themeColor="accent2"/>
      <w:szCs w:val="21"/>
    </w:rPr>
  </w:style>
  <w:style w:type="paragraph" w:styleId="BranchSub" w:customStyle="1">
    <w:name w:val="Branch Sub"/>
    <w:basedOn w:val="Normal"/>
    <w:next w:val="Normal"/>
    <w:uiPriority w:val="4"/>
    <w:rsid w:val="007014FA"/>
    <w:rPr>
      <w:color w:val="000000" w:themeColor="text1"/>
      <w:sz w:val="16"/>
      <w:szCs w:val="16"/>
    </w:rPr>
  </w:style>
  <w:style w:type="paragraph" w:styleId="Note" w:customStyle="1">
    <w:name w:val="Note"/>
    <w:basedOn w:val="Normal"/>
    <w:next w:val="Normal"/>
    <w:uiPriority w:val="4"/>
    <w:rsid w:val="007014FA"/>
    <w:pPr>
      <w:jc w:val="both"/>
    </w:pPr>
    <w:rPr>
      <w:color w:val="000000" w:themeColor="text1"/>
      <w:sz w:val="14"/>
      <w:szCs w:val="14"/>
    </w:rPr>
  </w:style>
  <w:style w:type="paragraph" w:styleId="Info" w:customStyle="1">
    <w:name w:val="Info"/>
    <w:basedOn w:val="Normal"/>
    <w:next w:val="Normal"/>
    <w:uiPriority w:val="4"/>
    <w:rsid w:val="007014FA"/>
    <w:pPr>
      <w:spacing w:after="120"/>
    </w:pPr>
    <w:rPr>
      <w:b/>
      <w:sz w:val="14"/>
    </w:rPr>
  </w:style>
  <w:style w:type="paragraph" w:styleId="InfoSub" w:customStyle="1">
    <w:name w:val="Info Sub"/>
    <w:basedOn w:val="Normal"/>
    <w:next w:val="Normal"/>
    <w:uiPriority w:val="4"/>
    <w:rsid w:val="007014FA"/>
    <w:pPr>
      <w:jc w:val="center"/>
    </w:pPr>
    <w:rPr>
      <w:sz w:val="14"/>
    </w:rPr>
  </w:style>
  <w:style w:type="paragraph" w:styleId="Insert" w:customStyle="1">
    <w:name w:val="Insert"/>
    <w:basedOn w:val="Normal"/>
    <w:next w:val="Normal"/>
    <w:uiPriority w:val="4"/>
    <w:rsid w:val="007014FA"/>
    <w:pPr>
      <w:spacing w:after="40"/>
    </w:pPr>
    <w:rPr>
      <w:b/>
      <w:bCs/>
    </w:rPr>
  </w:style>
  <w:style w:type="paragraph" w:styleId="InsertText" w:customStyle="1">
    <w:name w:val="Insert Text"/>
    <w:basedOn w:val="Normal"/>
    <w:uiPriority w:val="4"/>
    <w:rsid w:val="007014FA"/>
  </w:style>
  <w:style w:type="numbering" w:styleId="BulletList" w:customStyle="1">
    <w:name w:val="Bullet List"/>
    <w:uiPriority w:val="99"/>
    <w:rsid w:val="007014FA"/>
    <w:pPr>
      <w:numPr>
        <w:numId w:val="2"/>
      </w:numPr>
    </w:pPr>
  </w:style>
  <w:style w:type="character" w:styleId="Heading3Char" w:customStyle="1">
    <w:name w:val="Heading 3 Char"/>
    <w:basedOn w:val="DefaultParagraphFont"/>
    <w:link w:val="Heading3"/>
    <w:uiPriority w:val="2"/>
    <w:rsid w:val="007014FA"/>
    <w:rPr>
      <w:rFonts w:ascii="Verdana" w:hAnsi="Verdana"/>
      <w:lang w:val="en-US"/>
    </w:rPr>
  </w:style>
  <w:style w:type="paragraph" w:styleId="Quote">
    <w:name w:val="Quote"/>
    <w:basedOn w:val="Normal"/>
    <w:next w:val="Normal"/>
    <w:link w:val="QuoteChar"/>
    <w:uiPriority w:val="4"/>
    <w:rsid w:val="007014FA"/>
    <w:pPr>
      <w:spacing w:before="200" w:after="160"/>
      <w:ind w:left="862" w:right="862"/>
    </w:pPr>
    <w:rPr>
      <w:rFonts w:ascii="Georgia" w:hAnsi="Georgia"/>
      <w:i/>
      <w:iCs/>
      <w:color w:val="404040" w:themeColor="text1" w:themeTint="BF"/>
    </w:rPr>
  </w:style>
  <w:style w:type="character" w:styleId="QuoteChar" w:customStyle="1">
    <w:name w:val="Quote Char"/>
    <w:basedOn w:val="DefaultParagraphFont"/>
    <w:link w:val="Quote"/>
    <w:uiPriority w:val="4"/>
    <w:rsid w:val="007014FA"/>
    <w:rPr>
      <w:rFonts w:ascii="Georgia" w:hAnsi="Georgia"/>
      <w:i/>
      <w:iCs/>
      <w:color w:val="404040" w:themeColor="text1" w:themeTint="BF"/>
      <w:lang w:val="en-GB"/>
    </w:rPr>
  </w:style>
  <w:style w:type="paragraph" w:styleId="Caption">
    <w:name w:val="caption"/>
    <w:basedOn w:val="Normal"/>
    <w:next w:val="Normal"/>
    <w:uiPriority w:val="35"/>
    <w:unhideWhenUsed/>
    <w:rsid w:val="007014FA"/>
    <w:pPr>
      <w:spacing w:after="200" w:line="240" w:lineRule="auto"/>
    </w:pPr>
    <w:rPr>
      <w:iCs/>
      <w:color w:val="000000" w:themeColor="text1"/>
      <w:szCs w:val="18"/>
    </w:rPr>
  </w:style>
  <w:style w:type="character" w:styleId="PlaceholderText">
    <w:name w:val="Placeholder Text"/>
    <w:basedOn w:val="DefaultParagraphFont"/>
    <w:uiPriority w:val="99"/>
    <w:semiHidden/>
    <w:rsid w:val="007014FA"/>
    <w:rPr>
      <w:color w:val="808080"/>
    </w:rPr>
  </w:style>
  <w:style w:type="table" w:styleId="SanofiTable" w:customStyle="1">
    <w:name w:val="Sanofi Table"/>
    <w:basedOn w:val="TableNormal"/>
    <w:uiPriority w:val="99"/>
    <w:rsid w:val="007014FA"/>
    <w:pPr>
      <w:jc w:val="center"/>
    </w:pPr>
    <w:rPr>
      <w:i/>
      <w:sz w:val="20"/>
    </w:rPr>
    <w:tblPr>
      <w:tblStyleColBandSize w:val="1"/>
    </w:tblPr>
    <w:tcPr>
      <w:vAlign w:val="center"/>
    </w:tcPr>
    <w:tblStylePr w:type="firstRow">
      <w:rPr>
        <w:rFonts w:asciiTheme="majorHAnsi" w:hAnsiTheme="majorHAnsi"/>
        <w:b/>
        <w:color w:val="FFFFFF" w:themeColor="background1"/>
        <w:sz w:val="20"/>
      </w:rPr>
      <w:tblPr>
        <w:tblCellMar>
          <w:top w:w="142" w:type="dxa"/>
          <w:left w:w="142" w:type="dxa"/>
          <w:bottom w:w="142" w:type="dxa"/>
          <w:right w:w="142" w:type="dxa"/>
        </w:tblCellMar>
      </w:tblPr>
      <w:tcPr>
        <w:shd w:val="clear" w:color="auto" w:fill="23004C" w:themeFill="accent1"/>
      </w:tcPr>
    </w:tblStylePr>
    <w:tblStylePr w:type="firstCol">
      <w:pPr>
        <w:jc w:val="left"/>
      </w:pPr>
      <w:rPr>
        <w:i w:val="0"/>
      </w:rPr>
      <w:tblPr/>
      <w:tcPr>
        <w:shd w:val="clear" w:color="auto" w:fill="FFFFFF" w:themeFill="background1"/>
      </w:tcPr>
    </w:tblStylePr>
    <w:tblStylePr w:type="band1Vert">
      <w:rPr>
        <w:i w:val="0"/>
      </w:rPr>
      <w:tblPr/>
      <w:tcPr>
        <w:shd w:val="clear" w:color="auto" w:fill="F4F2F6" w:themeFill="text2"/>
      </w:tcPr>
    </w:tblStylePr>
    <w:tblStylePr w:type="band2Vert">
      <w:rPr>
        <w:rFonts w:asciiTheme="minorHAnsi" w:hAnsiTheme="minorHAnsi"/>
        <w:i/>
        <w:sz w:val="20"/>
      </w:rPr>
      <w:tblPr/>
      <w:tcPr>
        <w:shd w:val="clear" w:color="auto" w:fill="FFFFFF" w:themeFill="background1"/>
      </w:tcPr>
    </w:tblStylePr>
  </w:style>
  <w:style w:type="paragraph" w:styleId="PressReleaseHeader" w:customStyle="1">
    <w:name w:val="Press Release Header"/>
    <w:basedOn w:val="Normal"/>
    <w:next w:val="Normal"/>
    <w:uiPriority w:val="4"/>
    <w:rsid w:val="007014FA"/>
    <w:rPr>
      <w:b/>
    </w:rPr>
  </w:style>
  <w:style w:type="paragraph" w:styleId="PressReleaseTitle" w:customStyle="1">
    <w:name w:val="Press Release Title"/>
    <w:basedOn w:val="Normal"/>
    <w:next w:val="PressReleaseHeader"/>
    <w:uiPriority w:val="4"/>
    <w:rsid w:val="007014FA"/>
    <w:rPr>
      <w:rFonts w:ascii="Georgia" w:hAnsi="Georgia"/>
      <w:i/>
      <w:color w:val="7A00E6" w:themeColor="accent2"/>
      <w:sz w:val="36"/>
    </w:rPr>
  </w:style>
  <w:style w:type="paragraph" w:styleId="Heading1SubUnnumbered" w:customStyle="1">
    <w:name w:val="Heading 1 Sub (Unnumbered)"/>
    <w:basedOn w:val="Heading1Sub"/>
    <w:next w:val="Normal"/>
    <w:uiPriority w:val="2"/>
    <w:rsid w:val="007014FA"/>
    <w:pPr>
      <w:spacing w:after="240" w:line="240" w:lineRule="atLeast"/>
    </w:pPr>
    <w:rPr>
      <w:rFonts w:ascii="Verdana" w:hAnsi="Verdana"/>
      <w:i/>
      <w:sz w:val="16"/>
    </w:rPr>
  </w:style>
  <w:style w:type="paragraph" w:styleId="Heading1Unnumbered" w:customStyle="1">
    <w:name w:val="Heading 1 (Unnumbered)"/>
    <w:basedOn w:val="Normal"/>
    <w:next w:val="Normal"/>
    <w:uiPriority w:val="2"/>
    <w:qFormat/>
    <w:rsid w:val="007014FA"/>
    <w:rPr>
      <w:rFonts w:ascii="Georgia" w:hAnsi="Georgia"/>
      <w:i/>
      <w:color w:val="7A00E6" w:themeColor="accent2"/>
      <w:sz w:val="28"/>
    </w:rPr>
  </w:style>
  <w:style w:type="paragraph" w:styleId="Heading2Unnumbered" w:customStyle="1">
    <w:name w:val="Heading 2 (Unnumbered)"/>
    <w:basedOn w:val="Normal"/>
    <w:next w:val="Normal"/>
    <w:uiPriority w:val="2"/>
    <w:qFormat/>
    <w:rsid w:val="007014FA"/>
    <w:rPr>
      <w:b/>
      <w:sz w:val="22"/>
    </w:rPr>
  </w:style>
  <w:style w:type="paragraph" w:styleId="Heading2SubUnnumbered" w:customStyle="1">
    <w:name w:val="Heading 2 Sub (Unnumbered)"/>
    <w:basedOn w:val="Normal"/>
    <w:uiPriority w:val="2"/>
    <w:rsid w:val="007014FA"/>
    <w:rPr>
      <w:b/>
    </w:rPr>
  </w:style>
  <w:style w:type="paragraph" w:styleId="MemoTitle" w:customStyle="1">
    <w:name w:val="Memo Title"/>
    <w:basedOn w:val="Normal"/>
    <w:next w:val="Normal"/>
    <w:rsid w:val="007014FA"/>
    <w:pPr>
      <w:ind w:right="2268"/>
    </w:pPr>
    <w:rPr>
      <w:color w:val="000000" w:themeColor="text1"/>
      <w:sz w:val="32"/>
    </w:rPr>
  </w:style>
  <w:style w:type="paragraph" w:styleId="MemoTitleSub" w:customStyle="1">
    <w:name w:val="Memo Title Sub"/>
    <w:basedOn w:val="Normal"/>
    <w:next w:val="Normal"/>
    <w:rsid w:val="007014FA"/>
    <w:pPr>
      <w:ind w:right="2268"/>
    </w:pPr>
    <w:rPr>
      <w:rFonts w:ascii="Georgia" w:hAnsi="Georgia"/>
      <w:i/>
      <w:color w:val="7A00E6" w:themeColor="accent2"/>
      <w:sz w:val="32"/>
    </w:rPr>
  </w:style>
  <w:style w:type="paragraph" w:styleId="NormalWeb">
    <w:name w:val="Normal (Web)"/>
    <w:basedOn w:val="Normal"/>
    <w:uiPriority w:val="99"/>
    <w:semiHidden/>
    <w:unhideWhenUsed/>
    <w:rsid w:val="002022FA"/>
    <w:pPr>
      <w:spacing w:before="100" w:beforeAutospacing="1" w:after="100" w:afterAutospacing="1" w:line="240" w:lineRule="auto"/>
    </w:pPr>
    <w:rPr>
      <w:rFonts w:ascii="Times New Roman" w:hAnsi="Times New Roman" w:eastAsia="Times New Roman" w:cs="Times New Roman"/>
    </w:rPr>
  </w:style>
  <w:style w:type="paragraph" w:styleId="p-margin" w:customStyle="1">
    <w:name w:val="p-margin"/>
    <w:basedOn w:val="Normal"/>
    <w:rsid w:val="00FA3F94"/>
    <w:pPr>
      <w:spacing w:before="100" w:beforeAutospacing="1" w:after="100" w:afterAutospacing="1" w:line="240" w:lineRule="auto"/>
    </w:pPr>
    <w:rPr>
      <w:rFonts w:ascii="Times New Roman" w:hAnsi="Times New Roman" w:eastAsia="Times New Roman" w:cs="Times New Roman"/>
    </w:rPr>
  </w:style>
  <w:style w:type="paragraph" w:styleId="paragraph" w:customStyle="1">
    <w:name w:val="paragraph"/>
    <w:basedOn w:val="Normal"/>
    <w:rsid w:val="00825EE1"/>
    <w:pPr>
      <w:spacing w:before="100" w:beforeAutospacing="1" w:after="100" w:afterAutospacing="1" w:line="240" w:lineRule="auto"/>
    </w:pPr>
    <w:rPr>
      <w:rFonts w:ascii="Times New Roman" w:hAnsi="Times New Roman" w:eastAsia="Times New Roman" w:cs="Times New Roman"/>
    </w:rPr>
  </w:style>
  <w:style w:type="character" w:styleId="normaltextrun" w:customStyle="1">
    <w:name w:val="normaltextrun"/>
    <w:basedOn w:val="DefaultParagraphFont"/>
    <w:rsid w:val="00825EE1"/>
  </w:style>
  <w:style w:type="character" w:styleId="eop" w:customStyle="1">
    <w:name w:val="eop"/>
    <w:basedOn w:val="DefaultParagraphFont"/>
    <w:rsid w:val="00825EE1"/>
  </w:style>
  <w:style w:type="character" w:styleId="enlighter-g1" w:customStyle="1">
    <w:name w:val="enlighter-g1"/>
    <w:basedOn w:val="DefaultParagraphFont"/>
    <w:rsid w:val="00B53BA9"/>
  </w:style>
  <w:style w:type="character" w:styleId="enlighter-text" w:customStyle="1">
    <w:name w:val="enlighter-text"/>
    <w:basedOn w:val="DefaultParagraphFont"/>
    <w:rsid w:val="00B53BA9"/>
  </w:style>
  <w:style w:type="character" w:styleId="enlighter-m0" w:customStyle="1">
    <w:name w:val="enlighter-m0"/>
    <w:basedOn w:val="DefaultParagraphFont"/>
    <w:rsid w:val="00B53BA9"/>
  </w:style>
  <w:style w:type="character" w:styleId="UnresolvedMention">
    <w:name w:val="Unresolved Mention"/>
    <w:basedOn w:val="DefaultParagraphFont"/>
    <w:uiPriority w:val="99"/>
    <w:semiHidden/>
    <w:unhideWhenUsed/>
    <w:rsid w:val="001B425F"/>
    <w:rPr>
      <w:color w:val="605E5C"/>
      <w:shd w:val="clear" w:color="auto" w:fill="E1DFDD"/>
    </w:rPr>
  </w:style>
  <w:style w:type="paragraph" w:styleId="Revision">
    <w:name w:val="Revision"/>
    <w:hidden/>
    <w:uiPriority w:val="99"/>
    <w:semiHidden/>
    <w:rsid w:val="00782AA4"/>
    <w:rPr>
      <w:rFonts w:ascii="Verdana" w:hAnsi="Verdan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797682">
      <w:bodyDiv w:val="1"/>
      <w:marLeft w:val="0"/>
      <w:marRight w:val="0"/>
      <w:marTop w:val="0"/>
      <w:marBottom w:val="0"/>
      <w:divBdr>
        <w:top w:val="none" w:sz="0" w:space="0" w:color="auto"/>
        <w:left w:val="none" w:sz="0" w:space="0" w:color="auto"/>
        <w:bottom w:val="none" w:sz="0" w:space="0" w:color="auto"/>
        <w:right w:val="none" w:sz="0" w:space="0" w:color="auto"/>
      </w:divBdr>
      <w:divsChild>
        <w:div w:id="1439644436">
          <w:marLeft w:val="0"/>
          <w:marRight w:val="0"/>
          <w:marTop w:val="0"/>
          <w:marBottom w:val="0"/>
          <w:divBdr>
            <w:top w:val="none" w:sz="0" w:space="0" w:color="auto"/>
            <w:left w:val="none" w:sz="0" w:space="0" w:color="auto"/>
            <w:bottom w:val="none" w:sz="0" w:space="0" w:color="auto"/>
            <w:right w:val="none" w:sz="0" w:space="0" w:color="auto"/>
          </w:divBdr>
          <w:divsChild>
            <w:div w:id="28340528">
              <w:marLeft w:val="0"/>
              <w:marRight w:val="0"/>
              <w:marTop w:val="0"/>
              <w:marBottom w:val="0"/>
              <w:divBdr>
                <w:top w:val="none" w:sz="0" w:space="0" w:color="auto"/>
                <w:left w:val="none" w:sz="0" w:space="0" w:color="auto"/>
                <w:bottom w:val="none" w:sz="0" w:space="0" w:color="auto"/>
                <w:right w:val="none" w:sz="0" w:space="0" w:color="auto"/>
              </w:divBdr>
            </w:div>
            <w:div w:id="218830048">
              <w:marLeft w:val="0"/>
              <w:marRight w:val="0"/>
              <w:marTop w:val="0"/>
              <w:marBottom w:val="0"/>
              <w:divBdr>
                <w:top w:val="none" w:sz="0" w:space="0" w:color="auto"/>
                <w:left w:val="none" w:sz="0" w:space="0" w:color="auto"/>
                <w:bottom w:val="none" w:sz="0" w:space="0" w:color="auto"/>
                <w:right w:val="none" w:sz="0" w:space="0" w:color="auto"/>
              </w:divBdr>
            </w:div>
            <w:div w:id="1380861760">
              <w:marLeft w:val="0"/>
              <w:marRight w:val="0"/>
              <w:marTop w:val="0"/>
              <w:marBottom w:val="0"/>
              <w:divBdr>
                <w:top w:val="none" w:sz="0" w:space="0" w:color="auto"/>
                <w:left w:val="none" w:sz="0" w:space="0" w:color="auto"/>
                <w:bottom w:val="none" w:sz="0" w:space="0" w:color="auto"/>
                <w:right w:val="none" w:sz="0" w:space="0" w:color="auto"/>
              </w:divBdr>
            </w:div>
            <w:div w:id="181837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78508">
      <w:bodyDiv w:val="1"/>
      <w:marLeft w:val="0"/>
      <w:marRight w:val="0"/>
      <w:marTop w:val="0"/>
      <w:marBottom w:val="0"/>
      <w:divBdr>
        <w:top w:val="none" w:sz="0" w:space="0" w:color="auto"/>
        <w:left w:val="none" w:sz="0" w:space="0" w:color="auto"/>
        <w:bottom w:val="none" w:sz="0" w:space="0" w:color="auto"/>
        <w:right w:val="none" w:sz="0" w:space="0" w:color="auto"/>
      </w:divBdr>
      <w:divsChild>
        <w:div w:id="563763203">
          <w:marLeft w:val="0"/>
          <w:marRight w:val="0"/>
          <w:marTop w:val="0"/>
          <w:marBottom w:val="0"/>
          <w:divBdr>
            <w:top w:val="none" w:sz="0" w:space="0" w:color="auto"/>
            <w:left w:val="none" w:sz="0" w:space="0" w:color="auto"/>
            <w:bottom w:val="none" w:sz="0" w:space="0" w:color="auto"/>
            <w:right w:val="none" w:sz="0" w:space="0" w:color="auto"/>
          </w:divBdr>
          <w:divsChild>
            <w:div w:id="1855799664">
              <w:marLeft w:val="0"/>
              <w:marRight w:val="0"/>
              <w:marTop w:val="0"/>
              <w:marBottom w:val="0"/>
              <w:divBdr>
                <w:top w:val="none" w:sz="0" w:space="0" w:color="auto"/>
                <w:left w:val="none" w:sz="0" w:space="0" w:color="auto"/>
                <w:bottom w:val="none" w:sz="0" w:space="0" w:color="auto"/>
                <w:right w:val="none" w:sz="0" w:space="0" w:color="auto"/>
              </w:divBdr>
            </w:div>
            <w:div w:id="2017615438">
              <w:marLeft w:val="0"/>
              <w:marRight w:val="0"/>
              <w:marTop w:val="0"/>
              <w:marBottom w:val="0"/>
              <w:divBdr>
                <w:top w:val="none" w:sz="0" w:space="0" w:color="auto"/>
                <w:left w:val="none" w:sz="0" w:space="0" w:color="auto"/>
                <w:bottom w:val="none" w:sz="0" w:space="0" w:color="auto"/>
                <w:right w:val="none" w:sz="0" w:space="0" w:color="auto"/>
              </w:divBdr>
            </w:div>
            <w:div w:id="209007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45153">
      <w:bodyDiv w:val="1"/>
      <w:marLeft w:val="0"/>
      <w:marRight w:val="0"/>
      <w:marTop w:val="0"/>
      <w:marBottom w:val="0"/>
      <w:divBdr>
        <w:top w:val="none" w:sz="0" w:space="0" w:color="auto"/>
        <w:left w:val="none" w:sz="0" w:space="0" w:color="auto"/>
        <w:bottom w:val="none" w:sz="0" w:space="0" w:color="auto"/>
        <w:right w:val="none" w:sz="0" w:space="0" w:color="auto"/>
      </w:divBdr>
    </w:div>
    <w:div w:id="505632002">
      <w:bodyDiv w:val="1"/>
      <w:marLeft w:val="0"/>
      <w:marRight w:val="0"/>
      <w:marTop w:val="0"/>
      <w:marBottom w:val="0"/>
      <w:divBdr>
        <w:top w:val="none" w:sz="0" w:space="0" w:color="auto"/>
        <w:left w:val="none" w:sz="0" w:space="0" w:color="auto"/>
        <w:bottom w:val="none" w:sz="0" w:space="0" w:color="auto"/>
        <w:right w:val="none" w:sz="0" w:space="0" w:color="auto"/>
      </w:divBdr>
    </w:div>
    <w:div w:id="562103049">
      <w:bodyDiv w:val="1"/>
      <w:marLeft w:val="0"/>
      <w:marRight w:val="0"/>
      <w:marTop w:val="0"/>
      <w:marBottom w:val="0"/>
      <w:divBdr>
        <w:top w:val="none" w:sz="0" w:space="0" w:color="auto"/>
        <w:left w:val="none" w:sz="0" w:space="0" w:color="auto"/>
        <w:bottom w:val="none" w:sz="0" w:space="0" w:color="auto"/>
        <w:right w:val="none" w:sz="0" w:space="0" w:color="auto"/>
      </w:divBdr>
      <w:divsChild>
        <w:div w:id="762994595">
          <w:marLeft w:val="0"/>
          <w:marRight w:val="0"/>
          <w:marTop w:val="0"/>
          <w:marBottom w:val="0"/>
          <w:divBdr>
            <w:top w:val="none" w:sz="0" w:space="0" w:color="auto"/>
            <w:left w:val="none" w:sz="0" w:space="0" w:color="auto"/>
            <w:bottom w:val="none" w:sz="0" w:space="0" w:color="auto"/>
            <w:right w:val="none" w:sz="0" w:space="0" w:color="auto"/>
          </w:divBdr>
          <w:divsChild>
            <w:div w:id="910235212">
              <w:marLeft w:val="0"/>
              <w:marRight w:val="0"/>
              <w:marTop w:val="0"/>
              <w:marBottom w:val="0"/>
              <w:divBdr>
                <w:top w:val="none" w:sz="0" w:space="0" w:color="auto"/>
                <w:left w:val="none" w:sz="0" w:space="0" w:color="auto"/>
                <w:bottom w:val="none" w:sz="0" w:space="0" w:color="auto"/>
                <w:right w:val="none" w:sz="0" w:space="0" w:color="auto"/>
              </w:divBdr>
            </w:div>
            <w:div w:id="1669482505">
              <w:marLeft w:val="0"/>
              <w:marRight w:val="0"/>
              <w:marTop w:val="0"/>
              <w:marBottom w:val="0"/>
              <w:divBdr>
                <w:top w:val="none" w:sz="0" w:space="0" w:color="auto"/>
                <w:left w:val="none" w:sz="0" w:space="0" w:color="auto"/>
                <w:bottom w:val="none" w:sz="0" w:space="0" w:color="auto"/>
                <w:right w:val="none" w:sz="0" w:space="0" w:color="auto"/>
              </w:divBdr>
            </w:div>
            <w:div w:id="1759861569">
              <w:marLeft w:val="0"/>
              <w:marRight w:val="0"/>
              <w:marTop w:val="0"/>
              <w:marBottom w:val="0"/>
              <w:divBdr>
                <w:top w:val="none" w:sz="0" w:space="0" w:color="auto"/>
                <w:left w:val="none" w:sz="0" w:space="0" w:color="auto"/>
                <w:bottom w:val="none" w:sz="0" w:space="0" w:color="auto"/>
                <w:right w:val="none" w:sz="0" w:space="0" w:color="auto"/>
              </w:divBdr>
            </w:div>
            <w:div w:id="1831824918">
              <w:marLeft w:val="0"/>
              <w:marRight w:val="0"/>
              <w:marTop w:val="0"/>
              <w:marBottom w:val="0"/>
              <w:divBdr>
                <w:top w:val="none" w:sz="0" w:space="0" w:color="auto"/>
                <w:left w:val="none" w:sz="0" w:space="0" w:color="auto"/>
                <w:bottom w:val="none" w:sz="0" w:space="0" w:color="auto"/>
                <w:right w:val="none" w:sz="0" w:space="0" w:color="auto"/>
              </w:divBdr>
            </w:div>
            <w:div w:id="191504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466805">
      <w:bodyDiv w:val="1"/>
      <w:marLeft w:val="0"/>
      <w:marRight w:val="0"/>
      <w:marTop w:val="0"/>
      <w:marBottom w:val="0"/>
      <w:divBdr>
        <w:top w:val="none" w:sz="0" w:space="0" w:color="auto"/>
        <w:left w:val="none" w:sz="0" w:space="0" w:color="auto"/>
        <w:bottom w:val="none" w:sz="0" w:space="0" w:color="auto"/>
        <w:right w:val="none" w:sz="0" w:space="0" w:color="auto"/>
      </w:divBdr>
      <w:divsChild>
        <w:div w:id="1298029508">
          <w:marLeft w:val="0"/>
          <w:marRight w:val="0"/>
          <w:marTop w:val="0"/>
          <w:marBottom w:val="300"/>
          <w:divBdr>
            <w:top w:val="single" w:sz="6" w:space="0" w:color="E0E0E0"/>
            <w:left w:val="single" w:sz="6" w:space="0" w:color="E0E0E0"/>
            <w:bottom w:val="single" w:sz="6" w:space="0" w:color="E0E0E0"/>
            <w:right w:val="single" w:sz="6" w:space="0" w:color="E0E0E0"/>
          </w:divBdr>
          <w:divsChild>
            <w:div w:id="72436373">
              <w:marLeft w:val="0"/>
              <w:marRight w:val="0"/>
              <w:marTop w:val="0"/>
              <w:marBottom w:val="0"/>
              <w:divBdr>
                <w:top w:val="none" w:sz="0" w:space="0" w:color="auto"/>
                <w:left w:val="none" w:sz="0" w:space="0" w:color="auto"/>
                <w:bottom w:val="none" w:sz="0" w:space="0" w:color="auto"/>
                <w:right w:val="none" w:sz="0" w:space="0" w:color="auto"/>
              </w:divBdr>
              <w:divsChild>
                <w:div w:id="2133011065">
                  <w:marLeft w:val="0"/>
                  <w:marRight w:val="0"/>
                  <w:marTop w:val="0"/>
                  <w:marBottom w:val="0"/>
                  <w:divBdr>
                    <w:top w:val="single" w:sz="2" w:space="0" w:color="FFFFFF"/>
                    <w:left w:val="single" w:sz="2" w:space="0" w:color="FFFFFF"/>
                    <w:bottom w:val="single" w:sz="2" w:space="0" w:color="FFFFFF"/>
                    <w:right w:val="single" w:sz="2" w:space="0" w:color="FFFFFF"/>
                  </w:divBdr>
                  <w:divsChild>
                    <w:div w:id="80820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175629">
      <w:bodyDiv w:val="1"/>
      <w:marLeft w:val="0"/>
      <w:marRight w:val="0"/>
      <w:marTop w:val="0"/>
      <w:marBottom w:val="0"/>
      <w:divBdr>
        <w:top w:val="none" w:sz="0" w:space="0" w:color="auto"/>
        <w:left w:val="none" w:sz="0" w:space="0" w:color="auto"/>
        <w:bottom w:val="none" w:sz="0" w:space="0" w:color="auto"/>
        <w:right w:val="none" w:sz="0" w:space="0" w:color="auto"/>
      </w:divBdr>
    </w:div>
    <w:div w:id="697121803">
      <w:bodyDiv w:val="1"/>
      <w:marLeft w:val="0"/>
      <w:marRight w:val="0"/>
      <w:marTop w:val="0"/>
      <w:marBottom w:val="0"/>
      <w:divBdr>
        <w:top w:val="none" w:sz="0" w:space="0" w:color="auto"/>
        <w:left w:val="none" w:sz="0" w:space="0" w:color="auto"/>
        <w:bottom w:val="none" w:sz="0" w:space="0" w:color="auto"/>
        <w:right w:val="none" w:sz="0" w:space="0" w:color="auto"/>
      </w:divBdr>
    </w:div>
    <w:div w:id="786706248">
      <w:bodyDiv w:val="1"/>
      <w:marLeft w:val="0"/>
      <w:marRight w:val="0"/>
      <w:marTop w:val="0"/>
      <w:marBottom w:val="0"/>
      <w:divBdr>
        <w:top w:val="none" w:sz="0" w:space="0" w:color="auto"/>
        <w:left w:val="none" w:sz="0" w:space="0" w:color="auto"/>
        <w:bottom w:val="none" w:sz="0" w:space="0" w:color="auto"/>
        <w:right w:val="none" w:sz="0" w:space="0" w:color="auto"/>
      </w:divBdr>
    </w:div>
    <w:div w:id="962080294">
      <w:bodyDiv w:val="1"/>
      <w:marLeft w:val="0"/>
      <w:marRight w:val="0"/>
      <w:marTop w:val="0"/>
      <w:marBottom w:val="0"/>
      <w:divBdr>
        <w:top w:val="none" w:sz="0" w:space="0" w:color="auto"/>
        <w:left w:val="none" w:sz="0" w:space="0" w:color="auto"/>
        <w:bottom w:val="none" w:sz="0" w:space="0" w:color="auto"/>
        <w:right w:val="none" w:sz="0" w:space="0" w:color="auto"/>
      </w:divBdr>
      <w:divsChild>
        <w:div w:id="184099951">
          <w:marLeft w:val="0"/>
          <w:marRight w:val="0"/>
          <w:marTop w:val="0"/>
          <w:marBottom w:val="0"/>
          <w:divBdr>
            <w:top w:val="none" w:sz="0" w:space="0" w:color="auto"/>
            <w:left w:val="none" w:sz="0" w:space="0" w:color="auto"/>
            <w:bottom w:val="none" w:sz="0" w:space="0" w:color="auto"/>
            <w:right w:val="none" w:sz="0" w:space="0" w:color="auto"/>
          </w:divBdr>
        </w:div>
        <w:div w:id="473835976">
          <w:marLeft w:val="0"/>
          <w:marRight w:val="0"/>
          <w:marTop w:val="0"/>
          <w:marBottom w:val="0"/>
          <w:divBdr>
            <w:top w:val="none" w:sz="0" w:space="0" w:color="auto"/>
            <w:left w:val="none" w:sz="0" w:space="0" w:color="auto"/>
            <w:bottom w:val="none" w:sz="0" w:space="0" w:color="auto"/>
            <w:right w:val="none" w:sz="0" w:space="0" w:color="auto"/>
          </w:divBdr>
        </w:div>
        <w:div w:id="626739811">
          <w:marLeft w:val="0"/>
          <w:marRight w:val="0"/>
          <w:marTop w:val="0"/>
          <w:marBottom w:val="0"/>
          <w:divBdr>
            <w:top w:val="none" w:sz="0" w:space="0" w:color="auto"/>
            <w:left w:val="none" w:sz="0" w:space="0" w:color="auto"/>
            <w:bottom w:val="none" w:sz="0" w:space="0" w:color="auto"/>
            <w:right w:val="none" w:sz="0" w:space="0" w:color="auto"/>
          </w:divBdr>
        </w:div>
        <w:div w:id="926578592">
          <w:marLeft w:val="0"/>
          <w:marRight w:val="0"/>
          <w:marTop w:val="0"/>
          <w:marBottom w:val="0"/>
          <w:divBdr>
            <w:top w:val="none" w:sz="0" w:space="0" w:color="auto"/>
            <w:left w:val="none" w:sz="0" w:space="0" w:color="auto"/>
            <w:bottom w:val="none" w:sz="0" w:space="0" w:color="auto"/>
            <w:right w:val="none" w:sz="0" w:space="0" w:color="auto"/>
          </w:divBdr>
        </w:div>
        <w:div w:id="1123310484">
          <w:marLeft w:val="0"/>
          <w:marRight w:val="0"/>
          <w:marTop w:val="0"/>
          <w:marBottom w:val="0"/>
          <w:divBdr>
            <w:top w:val="none" w:sz="0" w:space="0" w:color="auto"/>
            <w:left w:val="none" w:sz="0" w:space="0" w:color="auto"/>
            <w:bottom w:val="none" w:sz="0" w:space="0" w:color="auto"/>
            <w:right w:val="none" w:sz="0" w:space="0" w:color="auto"/>
          </w:divBdr>
        </w:div>
        <w:div w:id="1198742443">
          <w:marLeft w:val="0"/>
          <w:marRight w:val="0"/>
          <w:marTop w:val="0"/>
          <w:marBottom w:val="0"/>
          <w:divBdr>
            <w:top w:val="none" w:sz="0" w:space="0" w:color="auto"/>
            <w:left w:val="none" w:sz="0" w:space="0" w:color="auto"/>
            <w:bottom w:val="none" w:sz="0" w:space="0" w:color="auto"/>
            <w:right w:val="none" w:sz="0" w:space="0" w:color="auto"/>
          </w:divBdr>
        </w:div>
        <w:div w:id="1341195908">
          <w:marLeft w:val="0"/>
          <w:marRight w:val="0"/>
          <w:marTop w:val="0"/>
          <w:marBottom w:val="0"/>
          <w:divBdr>
            <w:top w:val="none" w:sz="0" w:space="0" w:color="auto"/>
            <w:left w:val="none" w:sz="0" w:space="0" w:color="auto"/>
            <w:bottom w:val="none" w:sz="0" w:space="0" w:color="auto"/>
            <w:right w:val="none" w:sz="0" w:space="0" w:color="auto"/>
          </w:divBdr>
        </w:div>
        <w:div w:id="1442411419">
          <w:marLeft w:val="0"/>
          <w:marRight w:val="0"/>
          <w:marTop w:val="0"/>
          <w:marBottom w:val="0"/>
          <w:divBdr>
            <w:top w:val="none" w:sz="0" w:space="0" w:color="auto"/>
            <w:left w:val="none" w:sz="0" w:space="0" w:color="auto"/>
            <w:bottom w:val="none" w:sz="0" w:space="0" w:color="auto"/>
            <w:right w:val="none" w:sz="0" w:space="0" w:color="auto"/>
          </w:divBdr>
        </w:div>
        <w:div w:id="1574775701">
          <w:marLeft w:val="0"/>
          <w:marRight w:val="0"/>
          <w:marTop w:val="0"/>
          <w:marBottom w:val="0"/>
          <w:divBdr>
            <w:top w:val="none" w:sz="0" w:space="0" w:color="auto"/>
            <w:left w:val="none" w:sz="0" w:space="0" w:color="auto"/>
            <w:bottom w:val="none" w:sz="0" w:space="0" w:color="auto"/>
            <w:right w:val="none" w:sz="0" w:space="0" w:color="auto"/>
          </w:divBdr>
        </w:div>
        <w:div w:id="1657763793">
          <w:marLeft w:val="0"/>
          <w:marRight w:val="0"/>
          <w:marTop w:val="0"/>
          <w:marBottom w:val="0"/>
          <w:divBdr>
            <w:top w:val="none" w:sz="0" w:space="0" w:color="auto"/>
            <w:left w:val="none" w:sz="0" w:space="0" w:color="auto"/>
            <w:bottom w:val="none" w:sz="0" w:space="0" w:color="auto"/>
            <w:right w:val="none" w:sz="0" w:space="0" w:color="auto"/>
          </w:divBdr>
        </w:div>
        <w:div w:id="1679622746">
          <w:marLeft w:val="0"/>
          <w:marRight w:val="0"/>
          <w:marTop w:val="0"/>
          <w:marBottom w:val="0"/>
          <w:divBdr>
            <w:top w:val="none" w:sz="0" w:space="0" w:color="auto"/>
            <w:left w:val="none" w:sz="0" w:space="0" w:color="auto"/>
            <w:bottom w:val="none" w:sz="0" w:space="0" w:color="auto"/>
            <w:right w:val="none" w:sz="0" w:space="0" w:color="auto"/>
          </w:divBdr>
        </w:div>
        <w:div w:id="1849518896">
          <w:marLeft w:val="0"/>
          <w:marRight w:val="0"/>
          <w:marTop w:val="0"/>
          <w:marBottom w:val="0"/>
          <w:divBdr>
            <w:top w:val="none" w:sz="0" w:space="0" w:color="auto"/>
            <w:left w:val="none" w:sz="0" w:space="0" w:color="auto"/>
            <w:bottom w:val="none" w:sz="0" w:space="0" w:color="auto"/>
            <w:right w:val="none" w:sz="0" w:space="0" w:color="auto"/>
          </w:divBdr>
        </w:div>
        <w:div w:id="1880971199">
          <w:marLeft w:val="0"/>
          <w:marRight w:val="0"/>
          <w:marTop w:val="0"/>
          <w:marBottom w:val="0"/>
          <w:divBdr>
            <w:top w:val="none" w:sz="0" w:space="0" w:color="auto"/>
            <w:left w:val="none" w:sz="0" w:space="0" w:color="auto"/>
            <w:bottom w:val="none" w:sz="0" w:space="0" w:color="auto"/>
            <w:right w:val="none" w:sz="0" w:space="0" w:color="auto"/>
          </w:divBdr>
        </w:div>
      </w:divsChild>
    </w:div>
    <w:div w:id="1117943450">
      <w:bodyDiv w:val="1"/>
      <w:marLeft w:val="0"/>
      <w:marRight w:val="0"/>
      <w:marTop w:val="0"/>
      <w:marBottom w:val="0"/>
      <w:divBdr>
        <w:top w:val="none" w:sz="0" w:space="0" w:color="auto"/>
        <w:left w:val="none" w:sz="0" w:space="0" w:color="auto"/>
        <w:bottom w:val="none" w:sz="0" w:space="0" w:color="auto"/>
        <w:right w:val="none" w:sz="0" w:space="0" w:color="auto"/>
      </w:divBdr>
    </w:div>
    <w:div w:id="1394893921">
      <w:bodyDiv w:val="1"/>
      <w:marLeft w:val="0"/>
      <w:marRight w:val="0"/>
      <w:marTop w:val="0"/>
      <w:marBottom w:val="0"/>
      <w:divBdr>
        <w:top w:val="none" w:sz="0" w:space="0" w:color="auto"/>
        <w:left w:val="none" w:sz="0" w:space="0" w:color="auto"/>
        <w:bottom w:val="none" w:sz="0" w:space="0" w:color="auto"/>
        <w:right w:val="none" w:sz="0" w:space="0" w:color="auto"/>
      </w:divBdr>
    </w:div>
    <w:div w:id="1618219229">
      <w:bodyDiv w:val="1"/>
      <w:marLeft w:val="0"/>
      <w:marRight w:val="0"/>
      <w:marTop w:val="0"/>
      <w:marBottom w:val="0"/>
      <w:divBdr>
        <w:top w:val="none" w:sz="0" w:space="0" w:color="auto"/>
        <w:left w:val="none" w:sz="0" w:space="0" w:color="auto"/>
        <w:bottom w:val="none" w:sz="0" w:space="0" w:color="auto"/>
        <w:right w:val="none" w:sz="0" w:space="0" w:color="auto"/>
      </w:divBdr>
    </w:div>
    <w:div w:id="2088384773">
      <w:bodyDiv w:val="1"/>
      <w:marLeft w:val="0"/>
      <w:marRight w:val="0"/>
      <w:marTop w:val="0"/>
      <w:marBottom w:val="0"/>
      <w:divBdr>
        <w:top w:val="none" w:sz="0" w:space="0" w:color="auto"/>
        <w:left w:val="none" w:sz="0" w:space="0" w:color="auto"/>
        <w:bottom w:val="none" w:sz="0" w:space="0" w:color="auto"/>
        <w:right w:val="none" w:sz="0" w:space="0" w:color="auto"/>
      </w:divBdr>
    </w:div>
    <w:div w:id="2129201920">
      <w:bodyDiv w:val="1"/>
      <w:marLeft w:val="0"/>
      <w:marRight w:val="0"/>
      <w:marTop w:val="0"/>
      <w:marBottom w:val="0"/>
      <w:divBdr>
        <w:top w:val="none" w:sz="0" w:space="0" w:color="auto"/>
        <w:left w:val="none" w:sz="0" w:space="0" w:color="auto"/>
        <w:bottom w:val="none" w:sz="0" w:space="0" w:color="auto"/>
        <w:right w:val="none" w:sz="0" w:space="0" w:color="auto"/>
      </w:divBdr>
      <w:divsChild>
        <w:div w:id="236405564">
          <w:marLeft w:val="0"/>
          <w:marRight w:val="0"/>
          <w:marTop w:val="0"/>
          <w:marBottom w:val="0"/>
          <w:divBdr>
            <w:top w:val="none" w:sz="0" w:space="0" w:color="auto"/>
            <w:left w:val="none" w:sz="0" w:space="0" w:color="auto"/>
            <w:bottom w:val="none" w:sz="0" w:space="0" w:color="auto"/>
            <w:right w:val="none" w:sz="0" w:space="0" w:color="auto"/>
          </w:divBdr>
          <w:divsChild>
            <w:div w:id="93389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5.png" Id="rId26" /><Relationship Type="http://schemas.openxmlformats.org/officeDocument/2006/relationships/image" Target="media/image10.png" Id="rId21" /><Relationship Type="http://schemas.openxmlformats.org/officeDocument/2006/relationships/image" Target="media/image23.png" Id="rId34" /><Relationship Type="http://schemas.openxmlformats.org/officeDocument/2006/relationships/image" Target="media/image31.png" Id="rId42" /><Relationship Type="http://schemas.openxmlformats.org/officeDocument/2006/relationships/image" Target="media/image36.png" Id="rId47" /><Relationship Type="http://schemas.openxmlformats.org/officeDocument/2006/relationships/image" Target="media/image39.png" Id="rId50" /><Relationship Type="http://schemas.openxmlformats.org/officeDocument/2006/relationships/hyperlink" Target="https://www.sqlbi.com/" TargetMode="External" Id="rId55" /><Relationship Type="http://schemas.openxmlformats.org/officeDocument/2006/relationships/header" Target="header3.xml" Id="rId63"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18.png" Id="rId29" /><Relationship Type="http://schemas.openxmlformats.org/officeDocument/2006/relationships/endnotes" Target="endnotes.xml"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29.png" Id="rId40" /><Relationship Type="http://schemas.openxmlformats.org/officeDocument/2006/relationships/image" Target="media/image34.png" Id="rId45" /><Relationship Type="http://schemas.openxmlformats.org/officeDocument/2006/relationships/image" Target="media/image42.png" Id="rId53" /><Relationship Type="http://schemas.openxmlformats.org/officeDocument/2006/relationships/hyperlink" Target="https://community.powerbi.com/t5/Data-Stories-Gallery/DAX-Cheat-Sheet-Success-of-CSS-Selector/m-p/2480476" TargetMode="External" Id="rId58" /><Relationship Type="http://schemas.openxmlformats.org/officeDocument/2006/relationships/glossaryDocument" Target="glossary/document.xml" Id="rId66" /><Relationship Type="http://schemas.openxmlformats.org/officeDocument/2006/relationships/customXml" Target="../customXml/item5.xml" Id="rId5" /><Relationship Type="http://schemas.openxmlformats.org/officeDocument/2006/relationships/header" Target="header2.xml" Id="rId61" /><Relationship Type="http://schemas.openxmlformats.org/officeDocument/2006/relationships/image" Target="media/image8.png" Id="rId19"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image" Target="media/image32.emf" Id="rId43" /><Relationship Type="http://schemas.openxmlformats.org/officeDocument/2006/relationships/image" Target="media/image37.png" Id="rId48" /><Relationship Type="http://schemas.openxmlformats.org/officeDocument/2006/relationships/hyperlink" Target="https://learn.microsoft.com/en-us/dax/" TargetMode="External" Id="rId56" /><Relationship Type="http://schemas.openxmlformats.org/officeDocument/2006/relationships/footer" Target="footer2.xml" Id="rId64" /><Relationship Type="http://schemas.openxmlformats.org/officeDocument/2006/relationships/settings" Target="settings.xml" Id="rId8" /><Relationship Type="http://schemas.openxmlformats.org/officeDocument/2006/relationships/image" Target="media/image40.png"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image" Target="media/image35.png" Id="rId46" /><Relationship Type="http://schemas.openxmlformats.org/officeDocument/2006/relationships/hyperlink" Target="https://powerbidocs.com/power-bi-dax-functions/" TargetMode="External" Id="rId59" /><Relationship Type="http://schemas.openxmlformats.org/officeDocument/2006/relationships/theme" Target="theme/theme1.xml" Id="rId67" /><Relationship Type="http://schemas.openxmlformats.org/officeDocument/2006/relationships/image" Target="media/image9.png" Id="rId20" /><Relationship Type="http://schemas.openxmlformats.org/officeDocument/2006/relationships/image" Target="media/image30.png" Id="rId41" /><Relationship Type="http://schemas.openxmlformats.org/officeDocument/2006/relationships/image" Target="media/image43.png" Id="rId54" /><Relationship Type="http://schemas.openxmlformats.org/officeDocument/2006/relationships/footer" Target="footer1.xml" Id="rId6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image" Target="media/image25.png" Id="rId36" /><Relationship Type="http://schemas.openxmlformats.org/officeDocument/2006/relationships/image" Target="media/image38.png" Id="rId49" /><Relationship Type="http://schemas.openxmlformats.org/officeDocument/2006/relationships/hyperlink" Target="https://www.daxformatter.com/" TargetMode="External" Id="rId57" /><Relationship Type="http://schemas.openxmlformats.org/officeDocument/2006/relationships/footnotes" Target="footnotes.xml" Id="rId10" /><Relationship Type="http://schemas.openxmlformats.org/officeDocument/2006/relationships/image" Target="media/image20.png" Id="rId31" /><Relationship Type="http://schemas.openxmlformats.org/officeDocument/2006/relationships/image" Target="media/image33.emf" Id="rId44" /><Relationship Type="http://schemas.openxmlformats.org/officeDocument/2006/relationships/image" Target="media/image41.png" Id="rId52" /><Relationship Type="http://schemas.openxmlformats.org/officeDocument/2006/relationships/header" Target="header1.xml" Id="rId60" /><Relationship Type="http://schemas.openxmlformats.org/officeDocument/2006/relationships/fontTable" Target="fontTable.xml" Id="rId65"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28.png" Id="rId39" /><Relationship Type="http://schemas.openxmlformats.org/officeDocument/2006/relationships/image" Target="/media/image2c.png" Id="R888db46be0194640" /></Relationships>
</file>

<file path=word/_rels/footer1.xml.rels><?xml version="1.0" encoding="UTF-8" standalone="yes"?>
<Relationships xmlns="http://schemas.openxmlformats.org/package/2006/relationships"><Relationship Id="rId1" Type="http://schemas.openxmlformats.org/officeDocument/2006/relationships/image" Target="media/image44.png"/></Relationships>
</file>

<file path=word/_rels/header3.xml.rels><?xml version="1.0" encoding="UTF-8" standalone="yes"?>
<Relationships xmlns="http://schemas.openxmlformats.org/package/2006/relationships"><Relationship Id="rId1" Type="http://schemas.openxmlformats.org/officeDocument/2006/relationships/image" Target="media/image4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EEA3861DF0746DBA4EBA34777FC6E90"/>
        <w:category>
          <w:name w:val="General"/>
          <w:gallery w:val="placeholder"/>
        </w:category>
        <w:types>
          <w:type w:val="bbPlcHdr"/>
        </w:types>
        <w:behaviors>
          <w:behavior w:val="content"/>
        </w:behaviors>
        <w:guid w:val="{4698D792-7111-490D-B174-74CA8A89C64C}"/>
      </w:docPartPr>
      <w:docPartBody>
        <w:p w:rsidR="008335A2" w:rsidRDefault="00527363">
          <w:pPr>
            <w:pStyle w:val="9EEA3861DF0746DBA4EBA34777FC6E90"/>
          </w:pPr>
          <w:r w:rsidRPr="00C82623">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Sanofi Sans">
    <w:altName w:val="Calibri"/>
    <w:charset w:val="00"/>
    <w:family w:val="auto"/>
    <w:pitch w:val="variable"/>
    <w:sig w:usb0="0000002F" w:usb1="00000020"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Segoe MDL2 Assets">
    <w:panose1 w:val="050A0102010101010101"/>
    <w:charset w:val="00"/>
    <w:family w:val="roman"/>
    <w:pitch w:val="variable"/>
    <w:sig w:usb0="00000003" w:usb1="10000000" w:usb2="00000000" w:usb3="00000000" w:csb0="00000001" w:csb1="00000000"/>
  </w:font>
  <w:font w:name="PalatinoLinotype-Roman">
    <w:altName w:val="Palatino Linotype"/>
    <w:panose1 w:val="00000000000000000000"/>
    <w:charset w:val="00"/>
    <w:family w:val="auto"/>
    <w:notTrueType/>
    <w:pitch w:val="default"/>
    <w:sig w:usb0="00000003" w:usb1="00000000" w:usb2="00000000" w:usb3="00000000" w:csb0="00000001" w:csb1="00000000"/>
  </w:font>
  <w:font w:name="PalatinoLinotype-Bold">
    <w:altName w:val="Palatino Linotype"/>
    <w:panose1 w:val="00000000000000000000"/>
    <w:charset w:val="00"/>
    <w:family w:val="auto"/>
    <w:notTrueType/>
    <w:pitch w:val="default"/>
    <w:sig w:usb0="00000003" w:usb1="00000000" w:usb2="00000000" w:usb3="00000000" w:csb0="00000001" w:csb1="00000000"/>
  </w:font>
  <w:font w:name="FreeMono">
    <w:altName w:val="Calibri"/>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FluentSystemIcons-Regular">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oppins">
    <w:panose1 w:val="00000500000000000000"/>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389"/>
    <w:rsid w:val="00216600"/>
    <w:rsid w:val="00285389"/>
    <w:rsid w:val="004A47A2"/>
    <w:rsid w:val="00527363"/>
    <w:rsid w:val="008335A2"/>
    <w:rsid w:val="00A455AD"/>
    <w:rsid w:val="00DB1E6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EEA3861DF0746DBA4EBA34777FC6E90">
    <w:name w:val="9EEA3861DF0746DBA4EBA34777FC6E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thm15="http://schemas.microsoft.com/office/thememl/2012/main" name="Thème Office">
  <a:themeElements>
    <a:clrScheme name="Sanofi (Optimized)">
      <a:dk1>
        <a:sysClr val="windowText" lastClr="000000"/>
      </a:dk1>
      <a:lt1>
        <a:sysClr val="window" lastClr="FFFFFF"/>
      </a:lt1>
      <a:dk2>
        <a:srgbClr val="F4F2F6"/>
      </a:dk2>
      <a:lt2>
        <a:srgbClr val="F5F5F5"/>
      </a:lt2>
      <a:accent1>
        <a:srgbClr val="23004C"/>
      </a:accent1>
      <a:accent2>
        <a:srgbClr val="7A00E6"/>
      </a:accent2>
      <a:accent3>
        <a:srgbClr val="268500"/>
      </a:accent3>
      <a:accent4>
        <a:srgbClr val="DA3A16"/>
      </a:accent4>
      <a:accent5>
        <a:srgbClr val="D515B9"/>
      </a:accent5>
      <a:accent6>
        <a:srgbClr val="007FAD"/>
      </a:accent6>
      <a:hlink>
        <a:srgbClr val="7A00E6"/>
      </a:hlink>
      <a:folHlink>
        <a:srgbClr val="23004C"/>
      </a:folHlink>
    </a:clrScheme>
    <a:fontScheme name="00. Sanofi System">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D923D4BBBB8B4D8196249BDC8937E9" ma:contentTypeVersion="14" ma:contentTypeDescription="Create a new document." ma:contentTypeScope="" ma:versionID="01497eb658cc322215f9ede3a42f8ccd">
  <xsd:schema xmlns:xsd="http://www.w3.org/2001/XMLSchema" xmlns:xs="http://www.w3.org/2001/XMLSchema" xmlns:p="http://schemas.microsoft.com/office/2006/metadata/properties" xmlns:ns2="3285de44-a5b0-4c1b-96b9-0ebfb6e83a6c" xmlns:ns3="657d12e5-0463-4aab-b4de-ec2e8d27b023" targetNamespace="http://schemas.microsoft.com/office/2006/metadata/properties" ma:root="true" ma:fieldsID="44f43a4042ba7c98b2287b4c7d2da2fc" ns2:_="" ns3:_="">
    <xsd:import namespace="3285de44-a5b0-4c1b-96b9-0ebfb6e83a6c"/>
    <xsd:import namespace="657d12e5-0463-4aab-b4de-ec2e8d27b02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bjectDetectorVersions" minOccurs="0"/>
                <xsd:element ref="ns2:MediaServiceOCR"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85de44-a5b0-4c1b-96b9-0ebfb6e83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b0b088-da3c-47ed-872c-fc1360427ae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7d12e5-0463-4aab-b4de-ec2e8d27b02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43c94685-e8d6-4abc-affc-b86c1501758b}" ma:internalName="TaxCatchAll" ma:showField="CatchAllData" ma:web="657d12e5-0463-4aab-b4de-ec2e8d27b023">
      <xsd:complexType>
        <xsd:complexContent>
          <xsd:extension base="dms:MultiChoiceLookup">
            <xsd:sequence>
              <xsd:element name="Value" type="dms:Lookup" maxOccurs="unbounded" minOccurs="0" nillable="true"/>
            </xsd:sequence>
          </xsd:extension>
        </xsd:complexContent>
      </xsd:complexType>
    </xsd:element>
    <xsd:element name="_dlc_DocId" ma:index="21" nillable="true" ma:displayName="Document ID Value" ma:description="The value of the document ID assigned to this item." ma:indexed="true" ma:internalName="_dlc_DocId" ma:readOnly="true">
      <xsd:simpleType>
        <xsd:restriction base="dms:Text"/>
      </xsd:simpleType>
    </xsd:element>
    <xsd:element name="_dlc_DocIdUrl" ma:index="2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285de44-a5b0-4c1b-96b9-0ebfb6e83a6c">
      <Terms xmlns="http://schemas.microsoft.com/office/infopath/2007/PartnerControls"/>
    </lcf76f155ced4ddcb4097134ff3c332f>
    <TaxCatchAll xmlns="657d12e5-0463-4aab-b4de-ec2e8d27b023" xsi:nil="true"/>
    <_dlc_DocId xmlns="657d12e5-0463-4aab-b4de-ec2e8d27b023">MY7X5H6FFACZ-1835164057-75</_dlc_DocId>
    <_dlc_DocIdUrl xmlns="657d12e5-0463-4aab-b4de-ec2e8d27b023">
      <Url>https://sanofi.sharepoint.com/sites/VisualAnalyticsEngineering/_layouts/15/DocIdRedir.aspx?ID=MY7X5H6FFACZ-1835164057-75</Url>
      <Description>MY7X5H6FFACZ-1835164057-75</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0E4BB-7907-4488-B385-AAA3C5ECEEAD}"/>
</file>

<file path=customXml/itemProps2.xml><?xml version="1.0" encoding="utf-8"?>
<ds:datastoreItem xmlns:ds="http://schemas.openxmlformats.org/officeDocument/2006/customXml" ds:itemID="{2B6BA3CD-1B8A-4382-80A4-32FAC15214B7}">
  <ds:schemaRefs>
    <ds:schemaRef ds:uri="http://schemas.microsoft.com/sharepoint/v3/contenttype/forms"/>
  </ds:schemaRefs>
</ds:datastoreItem>
</file>

<file path=customXml/itemProps3.xml><?xml version="1.0" encoding="utf-8"?>
<ds:datastoreItem xmlns:ds="http://schemas.openxmlformats.org/officeDocument/2006/customXml" ds:itemID="{EDE7A017-CF83-48CB-86ED-F320BD2046B8}">
  <ds:schemaRefs>
    <ds:schemaRef ds:uri="http://schemas.microsoft.com/sharepoint/events"/>
  </ds:schemaRefs>
</ds:datastoreItem>
</file>

<file path=customXml/itemProps4.xml><?xml version="1.0" encoding="utf-8"?>
<ds:datastoreItem xmlns:ds="http://schemas.openxmlformats.org/officeDocument/2006/customXml" ds:itemID="{F9710194-A897-434E-BFC8-411F289BA591}">
  <ds:schemaRefs>
    <ds:schemaRef ds:uri="http://schemas.microsoft.com/office/2006/metadata/properties"/>
    <ds:schemaRef ds:uri="http://schemas.microsoft.com/office/infopath/2007/PartnerControls"/>
    <ds:schemaRef ds:uri="3285de44-a5b0-4c1b-96b9-0ebfb6e83a6c"/>
    <ds:schemaRef ds:uri="657d12e5-0463-4aab-b4de-ec2e8d27b023"/>
  </ds:schemaRefs>
</ds:datastoreItem>
</file>

<file path=customXml/itemProps5.xml><?xml version="1.0" encoding="utf-8"?>
<ds:datastoreItem xmlns:ds="http://schemas.openxmlformats.org/officeDocument/2006/customXml" ds:itemID="{66C9F321-70E5-4240-A134-08AB8004566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Paschetta</dc:creator>
  <cp:keywords/>
  <dc:description/>
  <cp:lastModifiedBy>Joshi, Vinay /IN</cp:lastModifiedBy>
  <cp:revision>901</cp:revision>
  <cp:lastPrinted>2023-01-31T02:15:00Z</cp:lastPrinted>
  <dcterms:created xsi:type="dcterms:W3CDTF">2023-11-30T14:27:00Z</dcterms:created>
  <dcterms:modified xsi:type="dcterms:W3CDTF">2026-01-26T05:42:43Z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0x010100D9D923D4BBBB8B4D8196249BDC8937E9</vt:lpwstr>
  </property>
  <property fmtid="{D5CDD505-2E9C-101B-9397-08002B2CF9AE}" pid="3" name="MediaServiceImageTags">
    <vt:lpwstr/>
  </property>
  <property fmtid="{D5CDD505-2E9C-101B-9397-08002B2CF9AE}" pid="4" name="ClassificationContentMarkingHeaderShapeIds">
    <vt:lpwstr>15,19,1a</vt:lpwstr>
  </property>
  <property fmtid="{D5CDD505-2E9C-101B-9397-08002B2CF9AE}" pid="5" name="ClassificationContentMarkingHeaderFontProps">
    <vt:lpwstr>#4a569e,10,Calibri</vt:lpwstr>
  </property>
  <property fmtid="{D5CDD505-2E9C-101B-9397-08002B2CF9AE}" pid="6" name="ClassificationContentMarkingHeaderText">
    <vt:lpwstr>Internal</vt:lpwstr>
  </property>
  <property fmtid="{D5CDD505-2E9C-101B-9397-08002B2CF9AE}" pid="7" name="MSIP_Label_9e3dcb88-8425-4e1d-b1a3-bd5572915bbc_Enabled">
    <vt:lpwstr>true</vt:lpwstr>
  </property>
  <property fmtid="{D5CDD505-2E9C-101B-9397-08002B2CF9AE}" pid="8" name="MSIP_Label_9e3dcb88-8425-4e1d-b1a3-bd5572915bbc_SetDate">
    <vt:lpwstr>2023-09-08T20:54:32Z</vt:lpwstr>
  </property>
  <property fmtid="{D5CDD505-2E9C-101B-9397-08002B2CF9AE}" pid="9" name="MSIP_Label_9e3dcb88-8425-4e1d-b1a3-bd5572915bbc_Method">
    <vt:lpwstr>Privileged</vt:lpwstr>
  </property>
  <property fmtid="{D5CDD505-2E9C-101B-9397-08002B2CF9AE}" pid="10" name="MSIP_Label_9e3dcb88-8425-4e1d-b1a3-bd5572915bbc_Name">
    <vt:lpwstr>Internal</vt:lpwstr>
  </property>
  <property fmtid="{D5CDD505-2E9C-101B-9397-08002B2CF9AE}" pid="11" name="MSIP_Label_9e3dcb88-8425-4e1d-b1a3-bd5572915bbc_SiteId">
    <vt:lpwstr>aca3c8d6-aa71-4e1a-a10e-03572fc58c0b</vt:lpwstr>
  </property>
  <property fmtid="{D5CDD505-2E9C-101B-9397-08002B2CF9AE}" pid="12" name="MSIP_Label_9e3dcb88-8425-4e1d-b1a3-bd5572915bbc_ActionId">
    <vt:lpwstr>4a7f79d1-1fd3-4181-9852-b72162155591</vt:lpwstr>
  </property>
  <property fmtid="{D5CDD505-2E9C-101B-9397-08002B2CF9AE}" pid="13" name="MSIP_Label_9e3dcb88-8425-4e1d-b1a3-bd5572915bbc_ContentBits">
    <vt:lpwstr>1</vt:lpwstr>
  </property>
  <property fmtid="{D5CDD505-2E9C-101B-9397-08002B2CF9AE}" pid="14" name="_dlc_DocIdItemGuid">
    <vt:lpwstr>12242a20-2786-430d-b5e3-50ed7a460cb7</vt:lpwstr>
  </property>
</Properties>
</file>